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705FB" w14:textId="60E93C64" w:rsidR="00825C99" w:rsidRDefault="00675D70" w:rsidP="00675D70">
      <w:pPr>
        <w:pStyle w:val="Title"/>
        <w:rPr>
          <w:lang w:val="de-DE"/>
        </w:rPr>
      </w:pPr>
      <w:r>
        <w:rPr>
          <w:lang w:val="de-DE"/>
        </w:rPr>
        <w:t>Verteilte Systeme Praktikum</w:t>
      </w:r>
    </w:p>
    <w:p w14:paraId="6EBEA756" w14:textId="58CBA01D" w:rsidR="00675D70" w:rsidRPr="00675D70" w:rsidRDefault="00675D70" w:rsidP="00675D70">
      <w:pPr>
        <w:pStyle w:val="Heading3"/>
        <w:jc w:val="center"/>
        <w:rPr>
          <w:lang w:val="de-DE"/>
        </w:rPr>
      </w:pPr>
      <w:r w:rsidRPr="00675D70">
        <w:rPr>
          <w:lang w:val="de-DE"/>
        </w:rPr>
        <w:t>Tron Game Dokumentation</w:t>
      </w:r>
    </w:p>
    <w:p w14:paraId="7A263EFB" w14:textId="2BD941AE" w:rsidR="00675D70" w:rsidRDefault="00675D70" w:rsidP="00675D70">
      <w:pPr>
        <w:pStyle w:val="Heading3"/>
        <w:jc w:val="center"/>
        <w:rPr>
          <w:lang w:val="de-DE"/>
        </w:rPr>
      </w:pPr>
      <w:r>
        <w:rPr>
          <w:lang w:val="de-DE"/>
        </w:rPr>
        <w:t>Wintersemester 2022/2023</w:t>
      </w:r>
    </w:p>
    <w:p w14:paraId="48B968DB" w14:textId="7B85C533" w:rsidR="00675D70" w:rsidRDefault="00675D70" w:rsidP="00675D70">
      <w:pPr>
        <w:pStyle w:val="Heading3"/>
        <w:jc w:val="center"/>
        <w:rPr>
          <w:lang w:val="de-DE"/>
        </w:rPr>
      </w:pPr>
      <w:r>
        <w:rPr>
          <w:lang w:val="de-DE"/>
        </w:rPr>
        <w:t xml:space="preserve">Gruppe: Beta 5 </w:t>
      </w:r>
    </w:p>
    <w:p w14:paraId="55EB3C9F" w14:textId="6514901B" w:rsidR="00675D70" w:rsidRPr="00675D70" w:rsidRDefault="00675D70" w:rsidP="00675D70">
      <w:pPr>
        <w:pStyle w:val="Heading4"/>
        <w:jc w:val="center"/>
        <w:rPr>
          <w:lang w:val="de-DE"/>
        </w:rPr>
      </w:pPr>
      <w:r>
        <w:rPr>
          <w:lang w:val="de-DE"/>
        </w:rPr>
        <w:t>Dominik Martin, Can Heintze, Dominik Mueller</w:t>
      </w:r>
    </w:p>
    <w:p w14:paraId="69C98F5D" w14:textId="77777777" w:rsidR="00675D70" w:rsidRDefault="00675D70" w:rsidP="006922DD">
      <w:pPr>
        <w:pStyle w:val="Heading1"/>
        <w:rPr>
          <w:lang w:val="de-DE"/>
        </w:rPr>
      </w:pPr>
      <w:bookmarkStart w:id="0" w:name="section-introduction-and-goals"/>
    </w:p>
    <w:p w14:paraId="5731CEF8" w14:textId="114045FC" w:rsidR="00C8116B" w:rsidRPr="00C8116B" w:rsidRDefault="00CC29B6" w:rsidP="006922DD">
      <w:pPr>
        <w:pStyle w:val="Heading1"/>
        <w:rPr>
          <w:lang w:val="de-DE"/>
        </w:rPr>
      </w:pPr>
      <w:r w:rsidRPr="00C8116B">
        <w:rPr>
          <w:lang w:val="de-DE"/>
        </w:rPr>
        <w:t>Einführung und Ziele</w:t>
      </w:r>
    </w:p>
    <w:p w14:paraId="7075B7BC" w14:textId="77777777" w:rsidR="00825C99" w:rsidRPr="00C8116B" w:rsidRDefault="00CC29B6">
      <w:pPr>
        <w:pStyle w:val="Heading2"/>
        <w:rPr>
          <w:lang w:val="de-DE"/>
        </w:rPr>
      </w:pPr>
      <w:bookmarkStart w:id="1" w:name="Xa1f39d30ec2da43265dad9889674c5c1d734ddb"/>
      <w:r w:rsidRPr="00C8116B">
        <w:rPr>
          <w:lang w:val="de-DE"/>
        </w:rPr>
        <w:t>Aufgabenstellung</w:t>
      </w:r>
    </w:p>
    <w:p w14:paraId="6F1690CB" w14:textId="77777777" w:rsidR="00825C99" w:rsidRPr="00C8116B" w:rsidRDefault="00CC29B6">
      <w:pPr>
        <w:pStyle w:val="FirstParagraph"/>
        <w:rPr>
          <w:lang w:val="de-DE"/>
        </w:rPr>
      </w:pPr>
      <w:r w:rsidRPr="00C8116B">
        <w:rPr>
          <w:b/>
          <w:bCs/>
          <w:lang w:val="de-DE"/>
        </w:rPr>
        <w:t>Inhalt</w:t>
      </w:r>
    </w:p>
    <w:p w14:paraId="3285EB7A" w14:textId="7DF58E35" w:rsidR="00FE3D60" w:rsidRPr="00164CEE" w:rsidRDefault="00996C5C" w:rsidP="00996C5C">
      <w:pPr>
        <w:rPr>
          <w:lang w:val="de-DE"/>
        </w:rPr>
      </w:pPr>
      <w:r>
        <w:rPr>
          <w:lang w:val="de-DE"/>
        </w:rPr>
        <w:t xml:space="preserve">Dieses Dokument beschreibt eine </w:t>
      </w:r>
      <w:proofErr w:type="spellStart"/>
      <w:r w:rsidRPr="00164CEE">
        <w:rPr>
          <w:lang w:val="de-DE"/>
        </w:rPr>
        <w:t>Advanced</w:t>
      </w:r>
      <w:proofErr w:type="spellEnd"/>
      <w:r w:rsidRPr="00164CEE">
        <w:rPr>
          <w:lang w:val="de-DE"/>
        </w:rPr>
        <w:t xml:space="preserve"> Client – Server Spielvariante von Tron</w:t>
      </w:r>
      <w:r>
        <w:rPr>
          <w:lang w:val="de-DE"/>
        </w:rPr>
        <w:t xml:space="preserve">. Tron ist ein </w:t>
      </w:r>
      <w:proofErr w:type="spellStart"/>
      <w:r>
        <w:rPr>
          <w:lang w:val="de-DE"/>
        </w:rPr>
        <w:t>action</w:t>
      </w:r>
      <w:proofErr w:type="spellEnd"/>
      <w:r>
        <w:rPr>
          <w:lang w:val="de-DE"/>
        </w:rPr>
        <w:t xml:space="preserve"> </w:t>
      </w:r>
      <w:r w:rsidR="00675D70">
        <w:rPr>
          <w:lang w:val="de-DE"/>
        </w:rPr>
        <w:t>Rennspiel</w:t>
      </w:r>
      <w:r>
        <w:rPr>
          <w:lang w:val="de-DE"/>
        </w:rPr>
        <w:t xml:space="preserve">, bei dem Motorräder einen Schatten hinterlassen. Fahren andere Spieler gegen den Schatten, sind sie tot, sollten Spieler „crashen“ oder auch gegen die Wand fahren, sind diese auch tot und haben verloren. Der letzte Überlebende des Spiels, ist der Gewinner. </w:t>
      </w:r>
    </w:p>
    <w:p w14:paraId="54B43E98" w14:textId="28E1E2AF" w:rsidR="00DD0EB0" w:rsidRPr="00FE3D60" w:rsidRDefault="002A2826">
      <w:pPr>
        <w:pStyle w:val="BodyText"/>
        <w:rPr>
          <w:b/>
          <w:bCs/>
          <w:lang w:val="de-DE"/>
        </w:rPr>
      </w:pPr>
      <w:r>
        <w:rPr>
          <w:lang w:val="de-DE"/>
        </w:rPr>
        <w:t>Das Spiel soll folgende Anforderungen erfüllen:</w:t>
      </w:r>
    </w:p>
    <w:p w14:paraId="5E60A25D" w14:textId="4B609EAD" w:rsidR="002A2826" w:rsidRPr="00A80D05" w:rsidRDefault="00DD0EB0" w:rsidP="0029609B">
      <w:pPr>
        <w:pStyle w:val="Heading3"/>
        <w:rPr>
          <w:lang w:val="de-DE"/>
        </w:rPr>
      </w:pPr>
      <w:r w:rsidRPr="00A80D05">
        <w:rPr>
          <w:lang w:val="de-DE"/>
        </w:rPr>
        <w:t>Use Cases</w:t>
      </w:r>
    </w:p>
    <w:p w14:paraId="0BA913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UC-1</w:t>
      </w:r>
    </w:p>
    <w:p w14:paraId="706DBE3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Spieleranzahl festlegen</w:t>
      </w:r>
    </w:p>
    <w:p w14:paraId="3D27256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Spieler</w:t>
      </w:r>
    </w:p>
    <w:p w14:paraId="21D225E7" w14:textId="77777777" w:rsidR="00DD0EB0" w:rsidRPr="00FB6CDB" w:rsidRDefault="00DD0EB0" w:rsidP="0029609B">
      <w:pPr>
        <w:pStyle w:val="NormalWeb"/>
        <w:spacing w:before="0" w:beforeAutospacing="0" w:afterAutospacing="0"/>
        <w:rPr>
          <w:rFonts w:asciiTheme="minorHAnsi" w:hAnsiTheme="minorHAnsi"/>
          <w:lang w:val="de-DE"/>
        </w:rPr>
      </w:pPr>
      <w:r w:rsidRPr="00DD0EB0">
        <w:rPr>
          <w:rStyle w:val="Strong"/>
          <w:rFonts w:asciiTheme="minorHAnsi" w:hAnsiTheme="minorHAnsi"/>
        </w:rPr>
        <w:t>Ziel:</w:t>
      </w:r>
      <w:r w:rsidRPr="00DD0EB0">
        <w:rPr>
          <w:rFonts w:asciiTheme="minorHAnsi" w:hAnsiTheme="minorHAnsi"/>
        </w:rPr>
        <w:t> Die maximale Anzahl der Spieler für die nächste Spielrunde soll festgelegt werden.</w:t>
      </w:r>
    </w:p>
    <w:p w14:paraId="1604C7B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Intention eines Spielers, eine vom Standardwert abweichende Anzahl der Mitspieler festzulegen.</w:t>
      </w:r>
    </w:p>
    <w:p w14:paraId="506E852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AF81D6A" w14:textId="77777777" w:rsidR="00DD0EB0" w:rsidRPr="00DD0EB0" w:rsidRDefault="00DD0EB0">
      <w:pPr>
        <w:numPr>
          <w:ilvl w:val="0"/>
          <w:numId w:val="18"/>
        </w:numPr>
        <w:spacing w:after="100"/>
        <w:rPr>
          <w:lang w:val="de-DE"/>
        </w:rPr>
      </w:pPr>
      <w:r w:rsidRPr="00DD0EB0">
        <w:rPr>
          <w:lang w:val="de-DE"/>
        </w:rPr>
        <w:t>Die Anwendung wurde erfolgreich gestartet.</w:t>
      </w:r>
    </w:p>
    <w:p w14:paraId="5B8D2DF8" w14:textId="77777777" w:rsidR="00DD0EB0" w:rsidRPr="00DD0EB0" w:rsidRDefault="00DD0EB0">
      <w:pPr>
        <w:numPr>
          <w:ilvl w:val="0"/>
          <w:numId w:val="18"/>
        </w:numPr>
        <w:spacing w:after="100"/>
      </w:pPr>
      <w:r w:rsidRPr="00DD0EB0">
        <w:t xml:space="preserve">Es </w:t>
      </w:r>
      <w:proofErr w:type="spellStart"/>
      <w:r w:rsidRPr="00DD0EB0">
        <w:t>wird</w:t>
      </w:r>
      <w:proofErr w:type="spellEnd"/>
      <w:r w:rsidRPr="00DD0EB0">
        <w:t xml:space="preserve"> </w:t>
      </w:r>
      <w:proofErr w:type="spellStart"/>
      <w:r w:rsidRPr="00DD0EB0">
        <w:t>Bildschirm</w:t>
      </w:r>
      <w:proofErr w:type="spellEnd"/>
      <w:r w:rsidRPr="00DD0EB0">
        <w:t xml:space="preserve"> 1 </w:t>
      </w:r>
      <w:proofErr w:type="spellStart"/>
      <w:r w:rsidRPr="00DD0EB0">
        <w:t>angezeigt</w:t>
      </w:r>
      <w:proofErr w:type="spellEnd"/>
      <w:r w:rsidRPr="00DD0EB0">
        <w:t>.</w:t>
      </w:r>
    </w:p>
    <w:p w14:paraId="522961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1888A6DE" w14:textId="77777777" w:rsidR="00DD0EB0" w:rsidRPr="00DD0EB0" w:rsidRDefault="00DD0EB0">
      <w:pPr>
        <w:numPr>
          <w:ilvl w:val="0"/>
          <w:numId w:val="19"/>
        </w:numPr>
        <w:spacing w:after="100"/>
        <w:rPr>
          <w:lang w:val="de-DE"/>
        </w:rPr>
      </w:pPr>
      <w:r w:rsidRPr="00DD0EB0">
        <w:rPr>
          <w:lang w:val="de-DE"/>
        </w:rPr>
        <w:t>Das Eingabefeld enthält einen ganzzahligen Wert von 2 bis 6 für die Spieleranzahl</w:t>
      </w:r>
    </w:p>
    <w:p w14:paraId="4D765F13" w14:textId="77777777" w:rsidR="00DD0EB0" w:rsidRPr="00DD0EB0" w:rsidRDefault="00DD0EB0">
      <w:pPr>
        <w:numPr>
          <w:ilvl w:val="0"/>
          <w:numId w:val="19"/>
        </w:numPr>
        <w:spacing w:after="100"/>
        <w:rPr>
          <w:lang w:val="de-DE"/>
        </w:rPr>
      </w:pPr>
      <w:r w:rsidRPr="00DD0EB0">
        <w:rPr>
          <w:lang w:val="de-DE"/>
        </w:rPr>
        <w:t>Die anwendungsinterne Spieleranzahl wurde auf den eingegebenen Wert geändert, sodass dieser beim nächsten Spielstart verwendet wird.</w:t>
      </w:r>
    </w:p>
    <w:p w14:paraId="512A40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lastRenderedPageBreak/>
        <w:t>Erfolgsszenario:</w:t>
      </w:r>
    </w:p>
    <w:p w14:paraId="5CEEF997" w14:textId="4B58AA75" w:rsidR="00DD0EB0" w:rsidRPr="00DD0EB0" w:rsidRDefault="00DD0EB0">
      <w:pPr>
        <w:numPr>
          <w:ilvl w:val="0"/>
          <w:numId w:val="20"/>
        </w:numPr>
        <w:spacing w:after="100"/>
        <w:rPr>
          <w:lang w:val="de-DE"/>
        </w:rPr>
      </w:pPr>
      <w:r w:rsidRPr="00DD0EB0">
        <w:rPr>
          <w:lang w:val="de-DE"/>
        </w:rPr>
        <w:t xml:space="preserve">System erzeugt GUI </w:t>
      </w:r>
      <w:r w:rsidR="00303B0B" w:rsidRPr="00DD0EB0">
        <w:rPr>
          <w:lang w:val="de-DE"/>
        </w:rPr>
        <w:t>Für</w:t>
      </w:r>
      <w:r w:rsidRPr="00DD0EB0">
        <w:rPr>
          <w:lang w:val="de-DE"/>
        </w:rPr>
        <w:t xml:space="preserve"> Bildschirm 1 und zeigt diese an</w:t>
      </w:r>
    </w:p>
    <w:p w14:paraId="56E9EDBF" w14:textId="77777777" w:rsidR="00DD0EB0" w:rsidRPr="00DD0EB0" w:rsidRDefault="00DD0EB0">
      <w:pPr>
        <w:numPr>
          <w:ilvl w:val="0"/>
          <w:numId w:val="20"/>
        </w:numPr>
        <w:spacing w:after="100"/>
        <w:rPr>
          <w:lang w:val="de-DE"/>
        </w:rPr>
      </w:pPr>
      <w:r w:rsidRPr="00DD0EB0">
        <w:rPr>
          <w:lang w:val="de-DE"/>
        </w:rPr>
        <w:t xml:space="preserve">Das System zeigt ein Eingabefeld für die Spieleranzahl an, </w:t>
      </w:r>
      <w:proofErr w:type="gramStart"/>
      <w:r w:rsidRPr="00DD0EB0">
        <w:rPr>
          <w:lang w:val="de-DE"/>
        </w:rPr>
        <w:t>das</w:t>
      </w:r>
      <w:proofErr w:type="gramEnd"/>
      <w:r w:rsidRPr="00DD0EB0">
        <w:rPr>
          <w:lang w:val="de-DE"/>
        </w:rPr>
        <w:t xml:space="preserve"> zunächst den konfigurierten Standardwert enthält.</w:t>
      </w:r>
    </w:p>
    <w:p w14:paraId="675294B2" w14:textId="77777777" w:rsidR="00DD0EB0" w:rsidRPr="00DD0EB0" w:rsidRDefault="00DD0EB0">
      <w:pPr>
        <w:numPr>
          <w:ilvl w:val="0"/>
          <w:numId w:val="20"/>
        </w:numPr>
        <w:spacing w:after="100"/>
        <w:rPr>
          <w:lang w:val="de-DE"/>
        </w:rPr>
      </w:pPr>
      <w:r w:rsidRPr="00DD0EB0">
        <w:rPr>
          <w:lang w:val="de-DE"/>
        </w:rPr>
        <w:t>Der Spieler wählt per Mausklick das Eingabefeld an.</w:t>
      </w:r>
    </w:p>
    <w:p w14:paraId="661F6879" w14:textId="77777777" w:rsidR="00DD0EB0" w:rsidRPr="00DD0EB0" w:rsidRDefault="00DD0EB0">
      <w:pPr>
        <w:numPr>
          <w:ilvl w:val="0"/>
          <w:numId w:val="20"/>
        </w:numPr>
        <w:spacing w:after="100"/>
        <w:rPr>
          <w:lang w:val="de-DE"/>
        </w:rPr>
      </w:pPr>
      <w:r w:rsidRPr="00DD0EB0">
        <w:rPr>
          <w:lang w:val="de-DE"/>
        </w:rPr>
        <w:t>Der Spieler ersetzt den vorherigen Inhalt des Eingabefeldes mit einem ganzzahligen Wert von 2 bis 6.</w:t>
      </w:r>
    </w:p>
    <w:p w14:paraId="5DF7D4CE" w14:textId="77777777" w:rsidR="00DD0EB0" w:rsidRPr="00DD0EB0" w:rsidRDefault="00DD0EB0">
      <w:pPr>
        <w:numPr>
          <w:ilvl w:val="0"/>
          <w:numId w:val="20"/>
        </w:numPr>
        <w:spacing w:after="100"/>
        <w:rPr>
          <w:lang w:val="de-DE"/>
        </w:rPr>
      </w:pPr>
      <w:r w:rsidRPr="00DD0EB0">
        <w:rPr>
          <w:lang w:val="de-DE"/>
        </w:rPr>
        <w:t>Beim Mausklick außerhalb des Eingabefeldes wird der gültige Eingabewert für den nächsten Spielstart übernommen.</w:t>
      </w:r>
    </w:p>
    <w:p w14:paraId="07ABBD6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628EC939"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Der Spielers versucht, einen nicht-numerischen Wert einzugeben.</w:t>
      </w:r>
    </w:p>
    <w:p w14:paraId="1ACA8C9D"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1. Die Eingabe des Spielers erscheint nicht im Eingabefeld.</w:t>
      </w:r>
    </w:p>
    <w:p w14:paraId="67813501"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2. Weiter bei 3.</w:t>
      </w:r>
    </w:p>
    <w:p w14:paraId="62DB5CA0"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3. b) Der Spieler macht eine Eingabe, die keiner Ganzzahl von 2 bis 6 entspricht.</w:t>
      </w:r>
    </w:p>
    <w:p w14:paraId="147D4A3B"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1. Das Eingabefeld wird rot umrandet und es wird ein Warnhinweis über die ungültige Eingabe angezeigt. Der Start-Button wird ausgegraut und deaktiviert.</w:t>
      </w:r>
    </w:p>
    <w:p w14:paraId="259586B0"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2. Weiter bei 3.</w:t>
      </w:r>
    </w:p>
    <w:p w14:paraId="745CCBD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7045F35"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Nach Abschluss des Erfolgsszenarios ist immer noch ein Warnhinweis vorhanden.</w:t>
      </w:r>
    </w:p>
    <w:p w14:paraId="6DC529FA"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1. Der Warnhinweis und die rote Umrandung des Eingabefeldes werden ausgeblendet.</w:t>
      </w:r>
    </w:p>
    <w:p w14:paraId="3FE83EB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Der Startbutton wird wieder freigegeben.</w:t>
      </w:r>
    </w:p>
    <w:p w14:paraId="4BBB366B" w14:textId="77777777" w:rsidR="00DD0EB0" w:rsidRPr="00DD0EB0" w:rsidRDefault="005133C3" w:rsidP="0029609B">
      <w:pPr>
        <w:spacing w:after="100"/>
      </w:pPr>
      <w:ins w:id="2" w:author="Martin, Dominik" w:date="2022-10-19T19:03:00Z">
        <w:r>
          <w:rPr>
            <w:noProof/>
          </w:rPr>
          <w:pict w14:anchorId="670D9FF8">
            <v:rect id="_x0000_i1032" alt="" style="width:451.3pt;height:.05pt;mso-width-percent:0;mso-height-percent:0;mso-width-percent:0;mso-height-percent:0" o:hralign="center" o:hrstd="t" o:hr="t" fillcolor="#a0a0a0" stroked="f"/>
          </w:pict>
        </w:r>
      </w:ins>
    </w:p>
    <w:p w14:paraId="6823805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UC-2</w:t>
      </w:r>
    </w:p>
    <w:p w14:paraId="34FF3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Starten eines Spiels</w:t>
      </w:r>
    </w:p>
    <w:p w14:paraId="3E24E85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28F15E2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möchte ein Spiel spielen</w:t>
      </w:r>
    </w:p>
    <w:p w14:paraId="4EB56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Auslöser</w:t>
      </w:r>
      <w:r w:rsidRPr="00DD0EB0">
        <w:rPr>
          <w:rFonts w:asciiTheme="minorHAnsi" w:hAnsiTheme="minorHAnsi"/>
        </w:rPr>
        <w:t>: Der Spieler hat das Spiel gestartet, weil er ein Spiel spielen will</w:t>
      </w:r>
    </w:p>
    <w:p w14:paraId="207476F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r w:rsidRPr="00DD0EB0">
        <w:rPr>
          <w:rFonts w:asciiTheme="minorHAnsi" w:hAnsiTheme="minorHAnsi"/>
        </w:rPr>
        <w:t>:</w:t>
      </w:r>
    </w:p>
    <w:p w14:paraId="2F04B940" w14:textId="1560F725" w:rsidR="00DD0EB0" w:rsidRPr="00DD0EB0" w:rsidRDefault="00DD0EB0">
      <w:pPr>
        <w:numPr>
          <w:ilvl w:val="0"/>
          <w:numId w:val="24"/>
        </w:numPr>
        <w:spacing w:after="100"/>
      </w:pPr>
      <w:r w:rsidRPr="00DD0EB0">
        <w:t>Spiel</w:t>
      </w:r>
      <w:r w:rsidR="00E772AD">
        <w:t xml:space="preserve"> </w:t>
      </w:r>
      <w:r w:rsidRPr="00DD0EB0">
        <w:t>(</w:t>
      </w:r>
      <w:proofErr w:type="spellStart"/>
      <w:r w:rsidRPr="00DD0EB0">
        <w:t>Programm</w:t>
      </w:r>
      <w:proofErr w:type="spellEnd"/>
      <w:r w:rsidRPr="00DD0EB0">
        <w:t xml:space="preserve">) </w:t>
      </w:r>
      <w:proofErr w:type="spellStart"/>
      <w:r w:rsidRPr="00DD0EB0">
        <w:t>wurde</w:t>
      </w:r>
      <w:proofErr w:type="spellEnd"/>
      <w:r w:rsidRPr="00DD0EB0">
        <w:t xml:space="preserve"> </w:t>
      </w:r>
      <w:proofErr w:type="spellStart"/>
      <w:r w:rsidRPr="00DD0EB0">
        <w:t>gestartet</w:t>
      </w:r>
      <w:proofErr w:type="spellEnd"/>
    </w:p>
    <w:p w14:paraId="634385B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06DC9E6" w14:textId="77777777" w:rsidR="00DD0EB0" w:rsidRPr="00DD0EB0" w:rsidRDefault="00DD0EB0">
      <w:pPr>
        <w:numPr>
          <w:ilvl w:val="0"/>
          <w:numId w:val="25"/>
        </w:numPr>
        <w:spacing w:after="100"/>
        <w:rPr>
          <w:lang w:val="de-DE"/>
        </w:rPr>
      </w:pPr>
      <w:r w:rsidRPr="00DD0EB0">
        <w:rPr>
          <w:lang w:val="de-DE"/>
        </w:rPr>
        <w:t>Wartebildschirm mit allen Spielern wird angezeigt</w:t>
      </w:r>
    </w:p>
    <w:p w14:paraId="7EE73F2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086F1A75" w14:textId="77777777" w:rsidR="00DD0EB0" w:rsidRPr="00DD0EB0" w:rsidRDefault="00DD0EB0">
      <w:pPr>
        <w:numPr>
          <w:ilvl w:val="0"/>
          <w:numId w:val="26"/>
        </w:numPr>
        <w:spacing w:after="100"/>
        <w:rPr>
          <w:lang w:val="de-DE"/>
        </w:rPr>
      </w:pPr>
      <w:r w:rsidRPr="00DD0EB0">
        <w:rPr>
          <w:lang w:val="de-DE"/>
        </w:rPr>
        <w:t>Das Spiel zeigt den Startbildschirm an</w:t>
      </w:r>
    </w:p>
    <w:p w14:paraId="2956B912" w14:textId="77777777" w:rsidR="00DD0EB0" w:rsidRPr="00DD0EB0" w:rsidRDefault="00DD0EB0">
      <w:pPr>
        <w:numPr>
          <w:ilvl w:val="0"/>
          <w:numId w:val="26"/>
        </w:numPr>
        <w:spacing w:after="100"/>
        <w:rPr>
          <w:lang w:val="de-DE"/>
        </w:rPr>
      </w:pPr>
      <w:r w:rsidRPr="00DD0EB0">
        <w:rPr>
          <w:lang w:val="de-DE"/>
        </w:rPr>
        <w:t xml:space="preserve">Der Spieler </w:t>
      </w:r>
      <w:proofErr w:type="spellStart"/>
      <w:r w:rsidRPr="00DD0EB0">
        <w:rPr>
          <w:lang w:val="de-DE"/>
        </w:rPr>
        <w:t>wählt</w:t>
      </w:r>
      <w:proofErr w:type="spellEnd"/>
      <w:r w:rsidRPr="00DD0EB0">
        <w:rPr>
          <w:lang w:val="de-DE"/>
        </w:rPr>
        <w:t xml:space="preserve"> das Feld </w:t>
      </w:r>
      <w:proofErr w:type="spellStart"/>
      <w:r w:rsidRPr="00DD0EB0">
        <w:rPr>
          <w:lang w:val="de-DE"/>
        </w:rPr>
        <w:t>für</w:t>
      </w:r>
      <w:proofErr w:type="spellEnd"/>
      <w:r w:rsidRPr="00DD0EB0">
        <w:rPr>
          <w:lang w:val="de-DE"/>
        </w:rPr>
        <w:t xml:space="preserve"> die Eingabe der maximalen Spieleranzahl aus</w:t>
      </w:r>
    </w:p>
    <w:p w14:paraId="7F06B4B6" w14:textId="77777777" w:rsidR="00DD0EB0" w:rsidRPr="00DD0EB0" w:rsidRDefault="00DD0EB0">
      <w:pPr>
        <w:numPr>
          <w:ilvl w:val="0"/>
          <w:numId w:val="26"/>
        </w:numPr>
        <w:spacing w:after="100"/>
        <w:rPr>
          <w:lang w:val="de-DE"/>
        </w:rPr>
      </w:pPr>
      <w:r w:rsidRPr="00DD0EB0">
        <w:rPr>
          <w:lang w:val="de-DE"/>
        </w:rPr>
        <w:lastRenderedPageBreak/>
        <w:t>Der Spieler gibt eine Spieleranzahl an</w:t>
      </w:r>
    </w:p>
    <w:p w14:paraId="3F4FADC4" w14:textId="77777777" w:rsidR="00DD0EB0" w:rsidRPr="00DD0EB0" w:rsidRDefault="00DD0EB0">
      <w:pPr>
        <w:numPr>
          <w:ilvl w:val="0"/>
          <w:numId w:val="26"/>
        </w:numPr>
        <w:spacing w:after="100"/>
        <w:rPr>
          <w:lang w:val="de-DE"/>
        </w:rPr>
      </w:pPr>
      <w:r w:rsidRPr="00DD0EB0">
        <w:rPr>
          <w:lang w:val="de-DE"/>
        </w:rPr>
        <w:t xml:space="preserve">Das Spiel </w:t>
      </w:r>
      <w:proofErr w:type="spellStart"/>
      <w:r w:rsidRPr="00DD0EB0">
        <w:rPr>
          <w:lang w:val="de-DE"/>
        </w:rPr>
        <w:t>überprüft</w:t>
      </w:r>
      <w:proofErr w:type="spellEnd"/>
      <w:r w:rsidRPr="00DD0EB0">
        <w:rPr>
          <w:lang w:val="de-DE"/>
        </w:rPr>
        <w:t xml:space="preserve"> die eingegebene Spieleranzahl</w:t>
      </w:r>
    </w:p>
    <w:p w14:paraId="6ECA1796" w14:textId="77777777" w:rsidR="00DD0EB0" w:rsidRPr="00DD0EB0" w:rsidRDefault="00DD0EB0">
      <w:pPr>
        <w:numPr>
          <w:ilvl w:val="0"/>
          <w:numId w:val="26"/>
        </w:numPr>
        <w:spacing w:after="100"/>
        <w:rPr>
          <w:lang w:val="de-DE"/>
        </w:rPr>
      </w:pPr>
      <w:r w:rsidRPr="00DD0EB0">
        <w:rPr>
          <w:lang w:val="de-DE"/>
        </w:rPr>
        <w:t>Der Spieler klickt auf den Button “Spiel starten”</w:t>
      </w:r>
    </w:p>
    <w:p w14:paraId="59F7B819" w14:textId="3BF6BBFD" w:rsidR="00DD0EB0" w:rsidRPr="00DD0EB0" w:rsidRDefault="00DD0EB0">
      <w:pPr>
        <w:numPr>
          <w:ilvl w:val="0"/>
          <w:numId w:val="26"/>
        </w:numPr>
        <w:spacing w:after="100"/>
        <w:rPr>
          <w:lang w:val="de-DE"/>
        </w:rPr>
      </w:pPr>
      <w:r w:rsidRPr="00DD0EB0">
        <w:rPr>
          <w:lang w:val="de-DE"/>
        </w:rPr>
        <w:t xml:space="preserve">Das. System erstellt die GUI </w:t>
      </w:r>
      <w:r w:rsidR="00D252B8">
        <w:rPr>
          <w:lang w:val="de-DE"/>
        </w:rPr>
        <w:t>für</w:t>
      </w:r>
      <w:r w:rsidRPr="00DD0EB0">
        <w:rPr>
          <w:lang w:val="de-DE"/>
        </w:rPr>
        <w:t xml:space="preserve"> das Wartezeit Fenster</w:t>
      </w:r>
    </w:p>
    <w:p w14:paraId="0F5E726C" w14:textId="77777777" w:rsidR="00DD0EB0" w:rsidRPr="00DD0EB0" w:rsidRDefault="00DD0EB0">
      <w:pPr>
        <w:numPr>
          <w:ilvl w:val="0"/>
          <w:numId w:val="26"/>
        </w:numPr>
        <w:spacing w:after="100"/>
        <w:rPr>
          <w:lang w:val="de-DE"/>
        </w:rPr>
      </w:pPr>
      <w:r w:rsidRPr="00DD0EB0">
        <w:rPr>
          <w:lang w:val="de-DE"/>
        </w:rPr>
        <w:t>Das Spiel zeigt das Wartezeit Fenster an</w:t>
      </w:r>
    </w:p>
    <w:p w14:paraId="35585CD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Fehlerfall</w:t>
      </w:r>
    </w:p>
    <w:p w14:paraId="19EDB7FD" w14:textId="77777777" w:rsidR="00DD0EB0" w:rsidRPr="00DD0EB0" w:rsidRDefault="00DD0EB0">
      <w:pPr>
        <w:numPr>
          <w:ilvl w:val="0"/>
          <w:numId w:val="27"/>
        </w:numPr>
        <w:spacing w:after="100"/>
        <w:rPr>
          <w:lang w:val="de-DE"/>
        </w:rPr>
      </w:pPr>
      <w:r w:rsidRPr="00DD0EB0">
        <w:rPr>
          <w:lang w:val="de-DE"/>
        </w:rPr>
        <w:t>Das System zeigt an, dass die angegebene Spieleranzahl kein korrekter Wert ist</w:t>
      </w:r>
    </w:p>
    <w:p w14:paraId="4FB8144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63EE46BF" w14:textId="77777777" w:rsidR="00DD0EB0" w:rsidRPr="00DD0EB0" w:rsidRDefault="00DD0EB0">
      <w:pPr>
        <w:numPr>
          <w:ilvl w:val="0"/>
          <w:numId w:val="28"/>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1D099E" w14:textId="77777777" w:rsidR="00DD0EB0" w:rsidRPr="00DD0EB0" w:rsidRDefault="005133C3" w:rsidP="0029609B">
      <w:pPr>
        <w:spacing w:after="100"/>
      </w:pPr>
      <w:ins w:id="3" w:author="Martin, Dominik" w:date="2022-10-19T19:03:00Z">
        <w:r>
          <w:rPr>
            <w:noProof/>
          </w:rPr>
          <w:pict w14:anchorId="45E7B795">
            <v:rect id="_x0000_i1031" alt="" style="width:451.3pt;height:.05pt;mso-width-percent:0;mso-height-percent:0;mso-width-percent:0;mso-height-percent:0" o:hralign="center" o:hrstd="t" o:hr="t" fillcolor="#a0a0a0" stroked="f"/>
          </w:pict>
        </w:r>
      </w:ins>
    </w:p>
    <w:p w14:paraId="4006D26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UC-3</w:t>
      </w:r>
    </w:p>
    <w:p w14:paraId="60C1C73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 Beitreten</w:t>
      </w:r>
    </w:p>
    <w:p w14:paraId="0504DC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2697916C"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Einem Spiel beizutreten.</w:t>
      </w:r>
    </w:p>
    <w:p w14:paraId="1FB293C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Spieler hat die intention einem Spiel beizutreten</w:t>
      </w:r>
    </w:p>
    <w:p w14:paraId="20DB43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6C516DF" w14:textId="77777777" w:rsidR="00DD0EB0" w:rsidRPr="00DD0EB0" w:rsidRDefault="00DD0EB0">
      <w:pPr>
        <w:numPr>
          <w:ilvl w:val="0"/>
          <w:numId w:val="29"/>
        </w:numPr>
        <w:spacing w:after="100"/>
      </w:pPr>
      <w:proofErr w:type="spellStart"/>
      <w:r w:rsidRPr="00DD0EB0">
        <w:t>Bildschirm</w:t>
      </w:r>
      <w:proofErr w:type="spellEnd"/>
      <w:r w:rsidRPr="00DD0EB0">
        <w:t xml:space="preserve"> 2 </w:t>
      </w:r>
      <w:proofErr w:type="spellStart"/>
      <w:r w:rsidRPr="00DD0EB0">
        <w:t>wurde</w:t>
      </w:r>
      <w:proofErr w:type="spellEnd"/>
      <w:r w:rsidRPr="00DD0EB0">
        <w:t xml:space="preserve"> </w:t>
      </w:r>
      <w:proofErr w:type="spellStart"/>
      <w:r w:rsidRPr="00DD0EB0">
        <w:t>angezeigt</w:t>
      </w:r>
      <w:proofErr w:type="spellEnd"/>
    </w:p>
    <w:p w14:paraId="220B251B" w14:textId="77777777" w:rsidR="00DD0EB0" w:rsidRPr="00DD0EB0" w:rsidRDefault="00DD0EB0">
      <w:pPr>
        <w:numPr>
          <w:ilvl w:val="0"/>
          <w:numId w:val="29"/>
        </w:numPr>
        <w:spacing w:after="100"/>
        <w:rPr>
          <w:lang w:val="de-DE"/>
        </w:rPr>
      </w:pPr>
      <w:r w:rsidRPr="00DD0EB0">
        <w:rPr>
          <w:lang w:val="de-DE"/>
        </w:rPr>
        <w:t>Der Spieler hat die Anzahl der Spieler festgelegt</w:t>
      </w:r>
    </w:p>
    <w:p w14:paraId="209B4A36" w14:textId="77777777" w:rsidR="00DD0EB0" w:rsidRPr="00DD0EB0" w:rsidRDefault="00DD0EB0">
      <w:pPr>
        <w:numPr>
          <w:ilvl w:val="0"/>
          <w:numId w:val="29"/>
        </w:numPr>
        <w:spacing w:after="100"/>
        <w:rPr>
          <w:lang w:val="de-DE"/>
        </w:rPr>
      </w:pPr>
      <w:r w:rsidRPr="00DD0EB0">
        <w:rPr>
          <w:lang w:val="de-DE"/>
        </w:rPr>
        <w:t>Der Spieler hat ein Spiel gestartet</w:t>
      </w:r>
    </w:p>
    <w:p w14:paraId="007AC57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00F5795D" w14:textId="77777777" w:rsidR="00DD0EB0" w:rsidRPr="00DD0EB0" w:rsidRDefault="00DD0EB0">
      <w:pPr>
        <w:numPr>
          <w:ilvl w:val="0"/>
          <w:numId w:val="30"/>
        </w:numPr>
        <w:spacing w:after="100"/>
        <w:rPr>
          <w:lang w:val="de-DE"/>
        </w:rPr>
      </w:pPr>
      <w:r w:rsidRPr="00DD0EB0">
        <w:rPr>
          <w:lang w:val="de-DE"/>
        </w:rPr>
        <w:t>Der Benutzer ist dem Spiel beigetreten</w:t>
      </w:r>
    </w:p>
    <w:p w14:paraId="643D9B2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A773A78" w14:textId="77777777" w:rsidR="00DD0EB0" w:rsidRPr="00DD0EB0" w:rsidRDefault="00DD0EB0">
      <w:pPr>
        <w:numPr>
          <w:ilvl w:val="0"/>
          <w:numId w:val="31"/>
        </w:numPr>
        <w:spacing w:after="100"/>
        <w:rPr>
          <w:lang w:val="de-DE"/>
        </w:rPr>
      </w:pPr>
      <w:r w:rsidRPr="00DD0EB0">
        <w:rPr>
          <w:lang w:val="de-DE"/>
        </w:rPr>
        <w:t>Das System zeigt den Wartescreen an</w:t>
      </w:r>
    </w:p>
    <w:p w14:paraId="3B0AD766" w14:textId="77777777" w:rsidR="00DD0EB0" w:rsidRPr="00DD0EB0" w:rsidRDefault="00DD0EB0">
      <w:pPr>
        <w:numPr>
          <w:ilvl w:val="0"/>
          <w:numId w:val="31"/>
        </w:numPr>
        <w:spacing w:after="100"/>
      </w:pPr>
      <w:r w:rsidRPr="00DD0EB0">
        <w:t xml:space="preserve">Das System </w:t>
      </w:r>
      <w:proofErr w:type="spellStart"/>
      <w:r w:rsidRPr="00DD0EB0">
        <w:t>startet</w:t>
      </w:r>
      <w:proofErr w:type="spellEnd"/>
      <w:r w:rsidRPr="00DD0EB0">
        <w:t xml:space="preserve"> </w:t>
      </w:r>
      <w:proofErr w:type="spellStart"/>
      <w:r w:rsidRPr="00DD0EB0">
        <w:t>einen</w:t>
      </w:r>
      <w:proofErr w:type="spellEnd"/>
      <w:r w:rsidRPr="00DD0EB0">
        <w:t xml:space="preserve"> Countdown</w:t>
      </w:r>
    </w:p>
    <w:p w14:paraId="29F63AAC" w14:textId="77777777" w:rsidR="00DD0EB0" w:rsidRPr="00DD0EB0" w:rsidRDefault="00DD0EB0">
      <w:pPr>
        <w:numPr>
          <w:ilvl w:val="0"/>
          <w:numId w:val="31"/>
        </w:numPr>
        <w:spacing w:after="100"/>
        <w:rPr>
          <w:lang w:val="de-DE"/>
        </w:rPr>
      </w:pPr>
      <w:r w:rsidRPr="00DD0EB0">
        <w:rPr>
          <w:lang w:val="de-DE"/>
        </w:rPr>
        <w:t xml:space="preserve">Der jeweilige Spieler klickt auf eine Taste in einer der vordefinierten </w:t>
      </w:r>
      <w:proofErr w:type="spellStart"/>
      <w:r w:rsidRPr="00DD0EB0">
        <w:rPr>
          <w:lang w:val="de-DE"/>
        </w:rPr>
        <w:t>steuerungsbereichen</w:t>
      </w:r>
      <w:proofErr w:type="spellEnd"/>
    </w:p>
    <w:p w14:paraId="6635B16C" w14:textId="77777777" w:rsidR="00DD0EB0" w:rsidRPr="00DD0EB0" w:rsidRDefault="00DD0EB0">
      <w:pPr>
        <w:numPr>
          <w:ilvl w:val="0"/>
          <w:numId w:val="31"/>
        </w:numPr>
        <w:spacing w:after="100"/>
        <w:rPr>
          <w:lang w:val="de-DE"/>
        </w:rPr>
      </w:pPr>
      <w:r w:rsidRPr="00DD0EB0">
        <w:rPr>
          <w:lang w:val="de-DE"/>
        </w:rPr>
        <w:t xml:space="preserve">Das System merkt sich, dass ein neuer Spieler auf dem gerade gedrückten </w:t>
      </w:r>
      <w:proofErr w:type="spellStart"/>
      <w:r w:rsidRPr="00DD0EB0">
        <w:rPr>
          <w:lang w:val="de-DE"/>
        </w:rPr>
        <w:t>steuerungsbereich</w:t>
      </w:r>
      <w:proofErr w:type="spellEnd"/>
      <w:r w:rsidRPr="00DD0EB0">
        <w:rPr>
          <w:lang w:val="de-DE"/>
        </w:rPr>
        <w:t xml:space="preserve"> beigetreten ist</w:t>
      </w:r>
    </w:p>
    <w:p w14:paraId="34E46D61" w14:textId="77777777" w:rsidR="00DD0EB0" w:rsidRPr="00DD0EB0" w:rsidRDefault="00DD0EB0">
      <w:pPr>
        <w:numPr>
          <w:ilvl w:val="0"/>
          <w:numId w:val="31"/>
        </w:numPr>
        <w:spacing w:after="100"/>
        <w:rPr>
          <w:lang w:val="de-DE"/>
        </w:rPr>
      </w:pPr>
      <w:r w:rsidRPr="00DD0EB0">
        <w:rPr>
          <w:lang w:val="de-DE"/>
        </w:rPr>
        <w:t xml:space="preserve">Sobald der Countdown zu </w:t>
      </w:r>
      <w:proofErr w:type="spellStart"/>
      <w:r w:rsidRPr="00DD0EB0">
        <w:rPr>
          <w:lang w:val="de-DE"/>
        </w:rPr>
        <w:t>ende</w:t>
      </w:r>
      <w:proofErr w:type="spellEnd"/>
      <w:r w:rsidRPr="00DD0EB0">
        <w:rPr>
          <w:lang w:val="de-DE"/>
        </w:rPr>
        <w:t xml:space="preserve"> ist, wird das Spiel gestartet</w:t>
      </w:r>
    </w:p>
    <w:p w14:paraId="3A44E0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7F5FCCC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 Es sind nicht alle Spieler beigetreten:</w:t>
      </w:r>
    </w:p>
    <w:p w14:paraId="1940310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5.a.1 Das spiel wird nach einem bestimmten Countdown gestartet</w:t>
      </w:r>
    </w:p>
    <w:p w14:paraId="4EA5D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C1DC05E" w14:textId="77777777" w:rsidR="00DD0EB0" w:rsidRPr="00DD0EB0" w:rsidRDefault="00DD0EB0">
      <w:pPr>
        <w:numPr>
          <w:ilvl w:val="0"/>
          <w:numId w:val="32"/>
        </w:numPr>
        <w:spacing w:after="100"/>
        <w:rPr>
          <w:lang w:val="de-DE"/>
        </w:rPr>
      </w:pPr>
      <w:r w:rsidRPr="00DD0EB0">
        <w:rPr>
          <w:lang w:val="de-DE"/>
        </w:rPr>
        <w:t xml:space="preserve">b. Es sind nicht genug </w:t>
      </w:r>
      <w:proofErr w:type="spellStart"/>
      <w:r w:rsidRPr="00DD0EB0">
        <w:rPr>
          <w:lang w:val="de-DE"/>
        </w:rPr>
        <w:t>spieler</w:t>
      </w:r>
      <w:proofErr w:type="spellEnd"/>
      <w:r w:rsidRPr="00DD0EB0">
        <w:rPr>
          <w:lang w:val="de-DE"/>
        </w:rPr>
        <w:t xml:space="preserve"> eingetreten (weniger als 2):</w:t>
      </w:r>
    </w:p>
    <w:p w14:paraId="2C69BA08"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lastRenderedPageBreak/>
        <w:t>5.b.1 Das Spiel wird abgebrochen und das System kehrt zurück zum start bildschirm</w:t>
      </w:r>
    </w:p>
    <w:p w14:paraId="6F127D4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335BF0DE" w14:textId="77777777" w:rsidR="00DD0EB0" w:rsidRPr="00DD0EB0" w:rsidRDefault="00DD0EB0">
      <w:pPr>
        <w:numPr>
          <w:ilvl w:val="0"/>
          <w:numId w:val="33"/>
        </w:numPr>
        <w:spacing w:after="100"/>
        <w:rPr>
          <w:lang w:val="de-DE"/>
        </w:rPr>
      </w:pPr>
      <w:proofErr w:type="spellStart"/>
      <w:r w:rsidRPr="00DD0EB0">
        <w:rPr>
          <w:lang w:val="de-DE"/>
        </w:rPr>
        <w:t xml:space="preserve">jedes </w:t>
      </w:r>
      <w:proofErr w:type="gramStart"/>
      <w:r w:rsidRPr="00DD0EB0">
        <w:rPr>
          <w:lang w:val="de-DE"/>
        </w:rPr>
        <w:t>mal</w:t>
      </w:r>
      <w:proofErr w:type="spellEnd"/>
      <w:proofErr w:type="gramEnd"/>
      <w:r w:rsidRPr="00DD0EB0">
        <w:rPr>
          <w:lang w:val="de-DE"/>
        </w:rPr>
        <w:t xml:space="preserve"> wenn ein Spiel gestartet wird, müssen Spieler beitreten</w:t>
      </w:r>
    </w:p>
    <w:p w14:paraId="69344E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16BF6291" w14:textId="77777777" w:rsidR="00DD0EB0" w:rsidRPr="00DD0EB0" w:rsidRDefault="00DD0EB0">
      <w:pPr>
        <w:numPr>
          <w:ilvl w:val="0"/>
          <w:numId w:val="34"/>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351D95" w14:textId="77777777" w:rsidR="00DD0EB0" w:rsidRPr="00DD0EB0" w:rsidRDefault="00DD0EB0">
      <w:pPr>
        <w:numPr>
          <w:ilvl w:val="0"/>
          <w:numId w:val="34"/>
        </w:numPr>
        <w:spacing w:after="100"/>
      </w:pPr>
      <w:r w:rsidRPr="00DD0EB0">
        <w:t xml:space="preserve">UC-2: Spiel </w:t>
      </w:r>
      <w:proofErr w:type="spellStart"/>
      <w:r w:rsidRPr="00DD0EB0">
        <w:t>Starten</w:t>
      </w:r>
      <w:proofErr w:type="spellEnd"/>
    </w:p>
    <w:p w14:paraId="5BBCACDA" w14:textId="77777777" w:rsidR="00DD0EB0" w:rsidRPr="00DD0EB0" w:rsidRDefault="005133C3" w:rsidP="0029609B">
      <w:pPr>
        <w:spacing w:after="100"/>
      </w:pPr>
      <w:ins w:id="4" w:author="Martin, Dominik" w:date="2022-10-19T19:03:00Z">
        <w:r>
          <w:rPr>
            <w:noProof/>
          </w:rPr>
          <w:pict w14:anchorId="257E7F97">
            <v:rect id="_x0000_i1030" alt="" style="width:451.3pt;height:.05pt;mso-width-percent:0;mso-height-percent:0;mso-width-percent:0;mso-height-percent:0" o:hralign="center" o:hrstd="t" o:hr="t" fillcolor="#a0a0a0" stroked="f"/>
          </w:pict>
        </w:r>
      </w:ins>
    </w:p>
    <w:p w14:paraId="70400B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UC-4</w:t>
      </w:r>
    </w:p>
    <w:p w14:paraId="63FB76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Bewegung eines spielers</w:t>
      </w:r>
    </w:p>
    <w:p w14:paraId="40F8433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0F37A4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möchte, dass sich seine Spielfigur in der nächsten Bewegung in seine gewünschte Richtung bewegt</w:t>
      </w:r>
    </w:p>
    <w:p w14:paraId="649F04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Spieler drückt eine Richtungstaste Vorbedingung:</w:t>
      </w:r>
    </w:p>
    <w:p w14:paraId="4369B20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48DF35DE" w14:textId="2C9E8239" w:rsidR="00DD0EB0" w:rsidRPr="00DD0EB0" w:rsidRDefault="00DD0EB0">
      <w:pPr>
        <w:numPr>
          <w:ilvl w:val="0"/>
          <w:numId w:val="35"/>
        </w:numPr>
        <w:spacing w:after="100"/>
        <w:rPr>
          <w:lang w:val="de-DE"/>
        </w:rPr>
      </w:pPr>
      <w:r w:rsidRPr="00DD0EB0">
        <w:rPr>
          <w:lang w:val="de-DE"/>
        </w:rPr>
        <w:t xml:space="preserve">Der Spieler befindet sich </w:t>
      </w:r>
      <w:r w:rsidR="00675D70" w:rsidRPr="00DD0EB0">
        <w:rPr>
          <w:lang w:val="de-DE"/>
        </w:rPr>
        <w:t>in einem laufenden Spiel</w:t>
      </w:r>
    </w:p>
    <w:p w14:paraId="36226D80" w14:textId="77777777" w:rsidR="00DD0EB0" w:rsidRPr="00DD0EB0" w:rsidRDefault="00DD0EB0">
      <w:pPr>
        <w:numPr>
          <w:ilvl w:val="0"/>
          <w:numId w:val="35"/>
        </w:numPr>
        <w:spacing w:after="100"/>
        <w:rPr>
          <w:lang w:val="de-DE"/>
        </w:rPr>
      </w:pPr>
      <w:r w:rsidRPr="00DD0EB0">
        <w:rPr>
          <w:lang w:val="de-DE"/>
        </w:rPr>
        <w:t>Der Countdown nach dem Start des Spiels ist abgelaufen Nachbedingung</w:t>
      </w:r>
    </w:p>
    <w:p w14:paraId="61CF97E5" w14:textId="77777777" w:rsidR="00DD0EB0" w:rsidRPr="00DD0EB0" w:rsidRDefault="00DD0EB0">
      <w:pPr>
        <w:numPr>
          <w:ilvl w:val="0"/>
          <w:numId w:val="35"/>
        </w:numPr>
        <w:spacing w:after="100"/>
        <w:rPr>
          <w:lang w:val="de-DE"/>
        </w:rPr>
      </w:pPr>
      <w:r w:rsidRPr="00DD0EB0">
        <w:rPr>
          <w:lang w:val="de-DE"/>
        </w:rPr>
        <w:t>Die Spielefigur hat sich in die gewünschte Richtung bewegt</w:t>
      </w:r>
    </w:p>
    <w:p w14:paraId="7403289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383856F6" w14:textId="77777777" w:rsidR="00DD0EB0" w:rsidRPr="00DD0EB0" w:rsidRDefault="00DD0EB0">
      <w:pPr>
        <w:numPr>
          <w:ilvl w:val="0"/>
          <w:numId w:val="36"/>
        </w:numPr>
        <w:spacing w:after="100"/>
        <w:rPr>
          <w:lang w:val="de-DE"/>
        </w:rPr>
      </w:pPr>
      <w:r w:rsidRPr="00DD0EB0">
        <w:rPr>
          <w:lang w:val="de-DE"/>
        </w:rPr>
        <w:t>Das Spiel zeigt das Spiel an</w:t>
      </w:r>
    </w:p>
    <w:p w14:paraId="646CE0D3" w14:textId="77777777" w:rsidR="00DD0EB0" w:rsidRPr="00DD0EB0" w:rsidRDefault="00DD0EB0">
      <w:pPr>
        <w:numPr>
          <w:ilvl w:val="0"/>
          <w:numId w:val="36"/>
        </w:numPr>
        <w:spacing w:after="100"/>
        <w:rPr>
          <w:lang w:val="de-DE"/>
        </w:rPr>
      </w:pPr>
      <w:r w:rsidRPr="00DD0EB0">
        <w:rPr>
          <w:lang w:val="de-DE"/>
        </w:rPr>
        <w:t>Das Spiel zeigt den Spieler in der richtigen Richtung an</w:t>
      </w:r>
    </w:p>
    <w:p w14:paraId="3FF9E71A" w14:textId="77777777" w:rsidR="00DD0EB0" w:rsidRPr="00DD0EB0" w:rsidRDefault="005133C3" w:rsidP="0029609B">
      <w:pPr>
        <w:spacing w:after="100"/>
      </w:pPr>
      <w:ins w:id="5" w:author="Martin, Dominik" w:date="2022-10-19T19:03:00Z">
        <w:r>
          <w:rPr>
            <w:noProof/>
          </w:rPr>
          <w:pict w14:anchorId="409C24E9">
            <v:rect id="_x0000_i1029" alt="" style="width:451.3pt;height:.05pt;mso-width-percent:0;mso-height-percent:0;mso-width-percent:0;mso-height-percent:0" o:hralign="center" o:hrstd="t" o:hr="t" fillcolor="#a0a0a0" stroked="f"/>
          </w:pict>
        </w:r>
      </w:ins>
    </w:p>
    <w:p w14:paraId="7123B2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UC-5</w:t>
      </w:r>
    </w:p>
    <w:p w14:paraId="0179367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Sterben / verlieren</w:t>
      </w:r>
    </w:p>
    <w:p w14:paraId="222BFD9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0CACCC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 Spieler stirbt im Spiel bzw. verliert das Spiel</w:t>
      </w:r>
    </w:p>
    <w:p w14:paraId="5C2EEBE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p>
    <w:p w14:paraId="0F1D26D2" w14:textId="77777777" w:rsidR="00DD0EB0" w:rsidRPr="00DD0EB0" w:rsidRDefault="00DD0EB0">
      <w:pPr>
        <w:numPr>
          <w:ilvl w:val="0"/>
          <w:numId w:val="37"/>
        </w:numPr>
        <w:spacing w:after="100"/>
        <w:rPr>
          <w:lang w:val="de-DE"/>
        </w:rPr>
      </w:pPr>
      <w:r w:rsidRPr="00DD0EB0">
        <w:rPr>
          <w:lang w:val="de-DE"/>
        </w:rPr>
        <w:t>Ein Spieler fährt gegen eine Wand</w:t>
      </w:r>
    </w:p>
    <w:p w14:paraId="6C6707ED" w14:textId="26C3855C" w:rsidR="00DD0EB0" w:rsidRPr="00DD0EB0" w:rsidRDefault="00DD0EB0">
      <w:pPr>
        <w:numPr>
          <w:ilvl w:val="0"/>
          <w:numId w:val="37"/>
        </w:numPr>
        <w:spacing w:after="100"/>
        <w:rPr>
          <w:lang w:val="de-DE"/>
        </w:rPr>
      </w:pPr>
      <w:r w:rsidRPr="00DD0EB0">
        <w:rPr>
          <w:lang w:val="de-DE"/>
        </w:rPr>
        <w:t xml:space="preserve">Ein Spieler fährt </w:t>
      </w:r>
      <w:r w:rsidR="00675D70" w:rsidRPr="00DD0EB0">
        <w:rPr>
          <w:lang w:val="de-DE"/>
        </w:rPr>
        <w:t>gegen</w:t>
      </w:r>
      <w:r w:rsidRPr="00DD0EB0">
        <w:rPr>
          <w:lang w:val="de-DE"/>
        </w:rPr>
        <w:t xml:space="preserve"> den Schatten eines anderen Spielers oder gegen seinen eigenen Schatten</w:t>
      </w:r>
    </w:p>
    <w:p w14:paraId="47A7ED6F" w14:textId="77777777" w:rsidR="00DD0EB0" w:rsidRPr="00DD0EB0" w:rsidRDefault="00DD0EB0">
      <w:pPr>
        <w:numPr>
          <w:ilvl w:val="0"/>
          <w:numId w:val="37"/>
        </w:numPr>
        <w:spacing w:after="100"/>
        <w:rPr>
          <w:lang w:val="de-DE"/>
        </w:rPr>
      </w:pPr>
      <w:r w:rsidRPr="00DD0EB0">
        <w:rPr>
          <w:lang w:val="de-DE"/>
        </w:rPr>
        <w:t>Ein Spieler fährt gegen ein anderes Motorrad</w:t>
      </w:r>
    </w:p>
    <w:p w14:paraId="104C892E" w14:textId="671894A5" w:rsidR="00DD0EB0" w:rsidRPr="00DD0EB0" w:rsidRDefault="00DD0EB0">
      <w:pPr>
        <w:numPr>
          <w:ilvl w:val="0"/>
          <w:numId w:val="37"/>
        </w:numPr>
        <w:spacing w:after="100"/>
        <w:rPr>
          <w:lang w:val="de-DE"/>
        </w:rPr>
      </w:pPr>
      <w:r w:rsidRPr="00DD0EB0">
        <w:rPr>
          <w:lang w:val="de-DE"/>
        </w:rPr>
        <w:t xml:space="preserve">Beide Spieler </w:t>
      </w:r>
      <w:proofErr w:type="gramStart"/>
      <w:r w:rsidRPr="00DD0EB0">
        <w:rPr>
          <w:lang w:val="de-DE"/>
        </w:rPr>
        <w:t>sterben</w:t>
      </w:r>
      <w:proofErr w:type="gramEnd"/>
      <w:r w:rsidRPr="00DD0EB0">
        <w:rPr>
          <w:lang w:val="de-DE"/>
        </w:rPr>
        <w:t xml:space="preserve"> wenn sie einen Frontalen </w:t>
      </w:r>
      <w:r w:rsidR="00675D70" w:rsidRPr="00DD0EB0">
        <w:rPr>
          <w:lang w:val="de-DE"/>
        </w:rPr>
        <w:t>Zusammenstoß</w:t>
      </w:r>
      <w:r w:rsidRPr="00DD0EB0">
        <w:rPr>
          <w:lang w:val="de-DE"/>
        </w:rPr>
        <w:t xml:space="preserve"> haben</w:t>
      </w:r>
    </w:p>
    <w:p w14:paraId="633752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5C697E58" w14:textId="77777777" w:rsidR="00DD0EB0" w:rsidRPr="00DD0EB0" w:rsidRDefault="00DD0EB0">
      <w:pPr>
        <w:numPr>
          <w:ilvl w:val="0"/>
          <w:numId w:val="38"/>
        </w:numPr>
        <w:spacing w:after="100"/>
        <w:rPr>
          <w:lang w:val="de-DE"/>
        </w:rPr>
      </w:pPr>
      <w:r w:rsidRPr="00DD0EB0">
        <w:rPr>
          <w:lang w:val="de-DE"/>
        </w:rPr>
        <w:t>Der Spieler besitzt die Tron Applikation</w:t>
      </w:r>
    </w:p>
    <w:p w14:paraId="5620D4FA" w14:textId="77777777" w:rsidR="00DD0EB0" w:rsidRPr="00DD0EB0" w:rsidRDefault="00DD0EB0">
      <w:pPr>
        <w:numPr>
          <w:ilvl w:val="0"/>
          <w:numId w:val="38"/>
        </w:numPr>
        <w:spacing w:after="100"/>
        <w:rPr>
          <w:lang w:val="de-DE"/>
        </w:rPr>
      </w:pPr>
      <w:r w:rsidRPr="00DD0EB0">
        <w:rPr>
          <w:lang w:val="de-DE"/>
        </w:rPr>
        <w:t>Der Spieler hat die Spieleranzahl wurde festgelegt</w:t>
      </w:r>
    </w:p>
    <w:p w14:paraId="449760F3" w14:textId="77777777" w:rsidR="00DD0EB0" w:rsidRPr="00DD0EB0" w:rsidRDefault="00DD0EB0">
      <w:pPr>
        <w:numPr>
          <w:ilvl w:val="0"/>
          <w:numId w:val="38"/>
        </w:numPr>
        <w:spacing w:after="100"/>
        <w:rPr>
          <w:lang w:val="de-DE"/>
        </w:rPr>
      </w:pPr>
      <w:r w:rsidRPr="00DD0EB0">
        <w:rPr>
          <w:lang w:val="de-DE"/>
        </w:rPr>
        <w:lastRenderedPageBreak/>
        <w:t>Der Spieler hat das Spiel gestartet</w:t>
      </w:r>
    </w:p>
    <w:p w14:paraId="7E6F13DA" w14:textId="77777777" w:rsidR="00DD0EB0" w:rsidRPr="00DD0EB0" w:rsidRDefault="00DD0EB0">
      <w:pPr>
        <w:numPr>
          <w:ilvl w:val="0"/>
          <w:numId w:val="38"/>
        </w:numPr>
        <w:spacing w:after="100"/>
      </w:pPr>
      <w:r w:rsidRPr="00DD0EB0">
        <w:t xml:space="preserve">Spieler </w:t>
      </w:r>
      <w:proofErr w:type="spellStart"/>
      <w:r w:rsidRPr="00DD0EB0">
        <w:t>sind</w:t>
      </w:r>
      <w:proofErr w:type="spellEnd"/>
      <w:r w:rsidRPr="00DD0EB0">
        <w:t xml:space="preserve"> dem Spiel </w:t>
      </w:r>
      <w:proofErr w:type="spellStart"/>
      <w:r w:rsidRPr="00DD0EB0">
        <w:t>beigetreten</w:t>
      </w:r>
      <w:proofErr w:type="spellEnd"/>
    </w:p>
    <w:p w14:paraId="0659A0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7744C3B" w14:textId="77777777" w:rsidR="00DD0EB0" w:rsidRPr="00DD0EB0" w:rsidRDefault="00DD0EB0">
      <w:pPr>
        <w:numPr>
          <w:ilvl w:val="0"/>
          <w:numId w:val="39"/>
        </w:numPr>
        <w:spacing w:after="100"/>
        <w:rPr>
          <w:lang w:val="de-DE"/>
        </w:rPr>
      </w:pPr>
      <w:r w:rsidRPr="00DD0EB0">
        <w:rPr>
          <w:lang w:val="de-DE"/>
        </w:rPr>
        <w:t>Der Spieler kann nicht mehr weiter am Spiel teilnehmen</w:t>
      </w:r>
    </w:p>
    <w:p w14:paraId="039D440F" w14:textId="77777777" w:rsidR="00DD0EB0" w:rsidRPr="00DD0EB0" w:rsidRDefault="00DD0EB0">
      <w:pPr>
        <w:numPr>
          <w:ilvl w:val="0"/>
          <w:numId w:val="39"/>
        </w:numPr>
        <w:spacing w:after="100"/>
        <w:rPr>
          <w:lang w:val="de-DE"/>
        </w:rPr>
      </w:pPr>
      <w:r w:rsidRPr="00DD0EB0">
        <w:rPr>
          <w:lang w:val="de-DE"/>
        </w:rPr>
        <w:t xml:space="preserve">Der Schatten des </w:t>
      </w:r>
      <w:proofErr w:type="gramStart"/>
      <w:r w:rsidRPr="00DD0EB0">
        <w:rPr>
          <w:lang w:val="de-DE"/>
        </w:rPr>
        <w:t>Spielers</w:t>
      </w:r>
      <w:proofErr w:type="gramEnd"/>
      <w:r w:rsidRPr="00DD0EB0">
        <w:rPr>
          <w:lang w:val="de-DE"/>
        </w:rPr>
        <w:t xml:space="preserve"> welcher gestorben ist, verschwindet aus dem Spiel</w:t>
      </w:r>
    </w:p>
    <w:p w14:paraId="4348B8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57C80648" w14:textId="194A0E42" w:rsidR="00DD0EB0" w:rsidRPr="00DD0EB0" w:rsidRDefault="00DD0EB0">
      <w:pPr>
        <w:numPr>
          <w:ilvl w:val="0"/>
          <w:numId w:val="40"/>
        </w:numPr>
        <w:spacing w:after="100"/>
        <w:rPr>
          <w:lang w:val="de-DE"/>
        </w:rPr>
      </w:pPr>
      <w:r w:rsidRPr="00DD0EB0">
        <w:rPr>
          <w:lang w:val="de-DE"/>
        </w:rPr>
        <w:t>Ein Spieler spielt das Spiel und löst dabei einen der oben genannten Auslöser aus</w:t>
      </w:r>
    </w:p>
    <w:p w14:paraId="2FA5E507" w14:textId="77777777" w:rsidR="00DD0EB0" w:rsidRPr="00DD0EB0" w:rsidRDefault="00DD0EB0">
      <w:pPr>
        <w:numPr>
          <w:ilvl w:val="0"/>
          <w:numId w:val="40"/>
        </w:numPr>
        <w:spacing w:after="100"/>
        <w:rPr>
          <w:lang w:val="de-DE"/>
        </w:rPr>
      </w:pPr>
      <w:r w:rsidRPr="00DD0EB0">
        <w:rPr>
          <w:lang w:val="de-DE"/>
        </w:rPr>
        <w:t>Der Spieler verschwindet aus dem Spielfeld &amp; sein Schatten verschwindet aus dem Spielfeld</w:t>
      </w:r>
    </w:p>
    <w:p w14:paraId="0A501477" w14:textId="1346D663" w:rsidR="00DD0EB0" w:rsidRPr="00DD0EB0" w:rsidRDefault="00DD0EB0">
      <w:pPr>
        <w:numPr>
          <w:ilvl w:val="0"/>
          <w:numId w:val="40"/>
        </w:numPr>
        <w:spacing w:after="100"/>
        <w:rPr>
          <w:lang w:val="de-DE"/>
        </w:rPr>
      </w:pPr>
      <w:r w:rsidRPr="00DD0EB0">
        <w:rPr>
          <w:lang w:val="de-DE"/>
        </w:rPr>
        <w:t xml:space="preserve">Das Spiel wird </w:t>
      </w:r>
      <w:r w:rsidR="00675D70" w:rsidRPr="00DD0EB0">
        <w:rPr>
          <w:lang w:val="de-DE"/>
        </w:rPr>
        <w:t>weitergespielt</w:t>
      </w:r>
      <w:r w:rsidRPr="00DD0EB0">
        <w:rPr>
          <w:lang w:val="de-DE"/>
        </w:rPr>
        <w:t>, ohne den gerade gestorbenen Spieler</w:t>
      </w:r>
    </w:p>
    <w:p w14:paraId="3D2DC1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F5E2116"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 Wenn mehrere Spieler gleichzeitig sterben (durch gleiche oder verschiedene Auslöser)</w:t>
      </w:r>
    </w:p>
    <w:p w14:paraId="7928089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1.a.1 Alle Spieler, welche gleichzeitig sterben, scheiden gleichzeitig aus dem Spiel aus &amp; deren Schatten verschwindet aus dem Spiel</w:t>
      </w:r>
    </w:p>
    <w:p w14:paraId="0FDF04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9B56160" w14:textId="01F9D3EE" w:rsidR="00DD0EB0" w:rsidRPr="00DD0EB0" w:rsidRDefault="00DD0EB0">
      <w:pPr>
        <w:numPr>
          <w:ilvl w:val="0"/>
          <w:numId w:val="41"/>
        </w:numPr>
        <w:spacing w:after="100"/>
        <w:rPr>
          <w:lang w:val="de-DE"/>
        </w:rPr>
      </w:pPr>
      <w:r w:rsidRPr="00DD0EB0">
        <w:rPr>
          <w:lang w:val="de-DE"/>
        </w:rPr>
        <w:t xml:space="preserve">In jedem Spiel, welches </w:t>
      </w:r>
      <w:r w:rsidR="00675D70" w:rsidRPr="00DD0EB0">
        <w:rPr>
          <w:lang w:val="de-DE"/>
        </w:rPr>
        <w:t>Gespielt</w:t>
      </w:r>
      <w:r w:rsidRPr="00DD0EB0">
        <w:rPr>
          <w:lang w:val="de-DE"/>
        </w:rPr>
        <w:t xml:space="preserve"> wird, werden Spieler sterben / verlieren.</w:t>
      </w:r>
    </w:p>
    <w:p w14:paraId="3E65AAC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5D55FE98" w14:textId="77777777" w:rsidR="00DD0EB0" w:rsidRPr="00DD0EB0" w:rsidRDefault="00DD0EB0">
      <w:pPr>
        <w:numPr>
          <w:ilvl w:val="0"/>
          <w:numId w:val="42"/>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4714E6AF" w14:textId="77777777" w:rsidR="00DD0EB0" w:rsidRPr="00DD0EB0" w:rsidRDefault="005133C3" w:rsidP="0029609B">
      <w:pPr>
        <w:spacing w:after="100"/>
      </w:pPr>
      <w:ins w:id="6" w:author="Martin, Dominik" w:date="2022-10-19T19:03:00Z">
        <w:r>
          <w:rPr>
            <w:noProof/>
          </w:rPr>
          <w:pict w14:anchorId="666ACD55">
            <v:rect id="_x0000_i1028" alt="" style="width:451.3pt;height:.05pt;mso-width-percent:0;mso-height-percent:0;mso-width-percent:0;mso-height-percent:0" o:hralign="center" o:hrstd="t" o:hr="t" fillcolor="#a0a0a0" stroked="f"/>
          </w:pict>
        </w:r>
      </w:ins>
    </w:p>
    <w:p w14:paraId="07E29CC5" w14:textId="77777777" w:rsidR="00DD0EB0" w:rsidRPr="00DD0EB0" w:rsidRDefault="00DD0EB0" w:rsidP="0029609B">
      <w:pPr>
        <w:pStyle w:val="NormalWeb"/>
        <w:spacing w:before="0" w:beforeAutospacing="0" w:afterAutospacing="0"/>
        <w:rPr>
          <w:rFonts w:asciiTheme="minorHAnsi" w:hAnsiTheme="minorHAnsi"/>
        </w:rPr>
      </w:pPr>
      <w:r w:rsidRPr="00844AA4">
        <w:rPr>
          <w:rStyle w:val="Strong"/>
          <w:rFonts w:asciiTheme="minorHAnsi" w:hAnsiTheme="minorHAnsi"/>
          <w:highlight w:val="red"/>
        </w:rPr>
        <w:t>Nummer:</w:t>
      </w:r>
      <w:r w:rsidRPr="00844AA4">
        <w:rPr>
          <w:rFonts w:asciiTheme="minorHAnsi" w:hAnsiTheme="minorHAnsi"/>
          <w:highlight w:val="red"/>
        </w:rPr>
        <w:t> UC-6</w:t>
      </w:r>
    </w:p>
    <w:p w14:paraId="1BA4F93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Countdown zum Spielstart wird angezeigt</w:t>
      </w:r>
    </w:p>
    <w:p w14:paraId="22F8E5E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System</w:t>
      </w:r>
    </w:p>
    <w:p w14:paraId="4197C6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Die Spieler werden visuell auf den bevorstehenden Start des Spiels hingewiesen.</w:t>
      </w:r>
    </w:p>
    <w:p w14:paraId="769793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Abschluss des UC-3. (Spiel wurde gestartet)</w:t>
      </w:r>
    </w:p>
    <w:p w14:paraId="2FFD07F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9266206" w14:textId="77777777" w:rsidR="00DD0EB0" w:rsidRPr="00DD0EB0" w:rsidRDefault="00DD0EB0">
      <w:pPr>
        <w:numPr>
          <w:ilvl w:val="0"/>
          <w:numId w:val="43"/>
        </w:numPr>
        <w:spacing w:after="100"/>
      </w:pPr>
      <w:proofErr w:type="spellStart"/>
      <w:r w:rsidRPr="00DD0EB0">
        <w:t>Bildschirm</w:t>
      </w:r>
      <w:proofErr w:type="spellEnd"/>
      <w:r w:rsidRPr="00DD0EB0">
        <w:t xml:space="preserve"> 3 </w:t>
      </w:r>
      <w:proofErr w:type="spellStart"/>
      <w:r w:rsidRPr="00DD0EB0">
        <w:t>wird</w:t>
      </w:r>
      <w:proofErr w:type="spellEnd"/>
      <w:r w:rsidRPr="00DD0EB0">
        <w:t xml:space="preserve"> </w:t>
      </w:r>
      <w:proofErr w:type="spellStart"/>
      <w:r w:rsidRPr="00DD0EB0">
        <w:t>angezeigt</w:t>
      </w:r>
      <w:proofErr w:type="spellEnd"/>
      <w:r w:rsidRPr="00DD0EB0">
        <w:t>.</w:t>
      </w:r>
    </w:p>
    <w:p w14:paraId="708B3FD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291E10A0" w14:textId="77777777" w:rsidR="00DD0EB0" w:rsidRPr="00DD0EB0" w:rsidRDefault="00DD0EB0">
      <w:pPr>
        <w:numPr>
          <w:ilvl w:val="0"/>
          <w:numId w:val="44"/>
        </w:numPr>
        <w:spacing w:after="100"/>
      </w:pPr>
      <w:r w:rsidRPr="00DD0EB0">
        <w:t xml:space="preserve">Spiel </w:t>
      </w:r>
      <w:proofErr w:type="spellStart"/>
      <w:r w:rsidRPr="00DD0EB0">
        <w:t>ist</w:t>
      </w:r>
      <w:proofErr w:type="spellEnd"/>
      <w:r w:rsidRPr="00DD0EB0">
        <w:t xml:space="preserve"> </w:t>
      </w:r>
      <w:proofErr w:type="spellStart"/>
      <w:r w:rsidRPr="00DD0EB0">
        <w:t>gestartet</w:t>
      </w:r>
      <w:proofErr w:type="spellEnd"/>
      <w:r w:rsidRPr="00DD0EB0">
        <w:t>.</w:t>
      </w:r>
    </w:p>
    <w:p w14:paraId="0170900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56526ECD" w14:textId="4ECA73CE" w:rsidR="00DD0EB0" w:rsidRPr="00DD0EB0" w:rsidRDefault="00DD0EB0">
      <w:pPr>
        <w:numPr>
          <w:ilvl w:val="0"/>
          <w:numId w:val="45"/>
        </w:numPr>
        <w:spacing w:after="100"/>
        <w:rPr>
          <w:lang w:val="de-DE"/>
        </w:rPr>
      </w:pPr>
      <w:r w:rsidRPr="00DD0EB0">
        <w:rPr>
          <w:lang w:val="de-DE"/>
        </w:rPr>
        <w:t xml:space="preserve">Das System erstellt die GUI </w:t>
      </w:r>
      <w:r w:rsidR="00FD196A">
        <w:rPr>
          <w:lang w:val="de-DE"/>
        </w:rPr>
        <w:t>für</w:t>
      </w:r>
      <w:r w:rsidRPr="00DD0EB0">
        <w:rPr>
          <w:lang w:val="de-DE"/>
        </w:rPr>
        <w:t xml:space="preserve"> das Spielfeld</w:t>
      </w:r>
    </w:p>
    <w:p w14:paraId="33719DE5" w14:textId="77777777" w:rsidR="00DD0EB0" w:rsidRPr="00DD0EB0" w:rsidRDefault="00DD0EB0">
      <w:pPr>
        <w:numPr>
          <w:ilvl w:val="0"/>
          <w:numId w:val="45"/>
        </w:numPr>
        <w:spacing w:after="100"/>
      </w:pPr>
      <w:proofErr w:type="spellStart"/>
      <w:r w:rsidRPr="00DD0EB0">
        <w:t>Bildschrim</w:t>
      </w:r>
      <w:proofErr w:type="spellEnd"/>
      <w:r w:rsidRPr="00DD0EB0">
        <w:t xml:space="preserve"> 3 (</w:t>
      </w:r>
      <w:proofErr w:type="spellStart"/>
      <w:r w:rsidRPr="00DD0EB0">
        <w:t>Spielfeld</w:t>
      </w:r>
      <w:proofErr w:type="spellEnd"/>
      <w:r w:rsidRPr="00DD0EB0">
        <w:t xml:space="preserve">) </w:t>
      </w:r>
      <w:proofErr w:type="spellStart"/>
      <w:r w:rsidRPr="00DD0EB0">
        <w:t>wird</w:t>
      </w:r>
      <w:proofErr w:type="spellEnd"/>
      <w:r w:rsidRPr="00DD0EB0">
        <w:t xml:space="preserve"> </w:t>
      </w:r>
      <w:proofErr w:type="spellStart"/>
      <w:r w:rsidRPr="00DD0EB0">
        <w:t>angezeigt</w:t>
      </w:r>
      <w:proofErr w:type="spellEnd"/>
      <w:r w:rsidRPr="00DD0EB0">
        <w:t>.</w:t>
      </w:r>
    </w:p>
    <w:p w14:paraId="28C31CF4" w14:textId="129592DA" w:rsidR="00DD0EB0" w:rsidRPr="00DD0EB0" w:rsidRDefault="00DD0EB0">
      <w:pPr>
        <w:numPr>
          <w:ilvl w:val="0"/>
          <w:numId w:val="45"/>
        </w:numPr>
        <w:spacing w:after="100"/>
        <w:rPr>
          <w:lang w:val="de-DE"/>
        </w:rPr>
      </w:pPr>
      <w:r w:rsidRPr="00DD0EB0">
        <w:rPr>
          <w:lang w:val="de-DE"/>
        </w:rPr>
        <w:t xml:space="preserve">Es erscheinen in großen Buchstaben der Reihenfolge </w:t>
      </w:r>
      <w:r w:rsidR="00675D70" w:rsidRPr="00DD0EB0">
        <w:rPr>
          <w:lang w:val="de-DE"/>
        </w:rPr>
        <w:t>nach den Ausgaben</w:t>
      </w:r>
      <w:r w:rsidRPr="00DD0EB0">
        <w:rPr>
          <w:lang w:val="de-DE"/>
        </w:rPr>
        <w:t xml:space="preserve"> “3”, “2”, “1”, “Go!” im Abstand von jeweils einer Sekunde.</w:t>
      </w:r>
    </w:p>
    <w:p w14:paraId="603A9069" w14:textId="77777777" w:rsidR="00DD0EB0" w:rsidRPr="00DD0EB0" w:rsidRDefault="00DD0EB0">
      <w:pPr>
        <w:numPr>
          <w:ilvl w:val="0"/>
          <w:numId w:val="45"/>
        </w:numPr>
        <w:spacing w:after="100"/>
      </w:pPr>
      <w:r w:rsidRPr="00DD0EB0">
        <w:t xml:space="preserve">Das Spiel </w:t>
      </w:r>
      <w:proofErr w:type="spellStart"/>
      <w:r w:rsidRPr="00DD0EB0">
        <w:t>startet</w:t>
      </w:r>
      <w:proofErr w:type="spellEnd"/>
      <w:r w:rsidRPr="00DD0EB0">
        <w:t>.</w:t>
      </w:r>
    </w:p>
    <w:p w14:paraId="41C2E8D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6D6B014D" w14:textId="77777777" w:rsidR="00DD0EB0" w:rsidRPr="00DD0EB0" w:rsidRDefault="00DD0EB0">
      <w:pPr>
        <w:numPr>
          <w:ilvl w:val="0"/>
          <w:numId w:val="46"/>
        </w:numPr>
        <w:spacing w:after="100"/>
      </w:pPr>
      <w:r w:rsidRPr="00DD0EB0">
        <w:lastRenderedPageBreak/>
        <w:t xml:space="preserve">Bei </w:t>
      </w:r>
      <w:proofErr w:type="spellStart"/>
      <w:r w:rsidRPr="00DD0EB0">
        <w:t>jedem</w:t>
      </w:r>
      <w:proofErr w:type="spellEnd"/>
      <w:r w:rsidRPr="00DD0EB0">
        <w:t xml:space="preserve"> </w:t>
      </w:r>
      <w:proofErr w:type="spellStart"/>
      <w:r w:rsidRPr="00DD0EB0">
        <w:t>Spielstart</w:t>
      </w:r>
      <w:proofErr w:type="spellEnd"/>
      <w:r w:rsidRPr="00DD0EB0">
        <w:t>.</w:t>
      </w:r>
    </w:p>
    <w:p w14:paraId="3D1DE3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3EB0814D" w14:textId="77777777" w:rsidR="00DD0EB0" w:rsidRPr="00DD0EB0" w:rsidRDefault="00DD0EB0">
      <w:pPr>
        <w:numPr>
          <w:ilvl w:val="0"/>
          <w:numId w:val="47"/>
        </w:numPr>
        <w:spacing w:after="100"/>
        <w:rPr>
          <w:lang w:val="de-DE"/>
        </w:rPr>
      </w:pPr>
      <w:r w:rsidRPr="00DD0EB0">
        <w:rPr>
          <w:lang w:val="de-DE"/>
        </w:rPr>
        <w:t>UC-3 Spieler treten dem Spiel bei</w:t>
      </w:r>
    </w:p>
    <w:p w14:paraId="145D4D54" w14:textId="77777777" w:rsidR="00DD0EB0" w:rsidRPr="00DD0EB0" w:rsidRDefault="005133C3" w:rsidP="0029609B">
      <w:pPr>
        <w:spacing w:after="100"/>
      </w:pPr>
      <w:ins w:id="7" w:author="Martin, Dominik" w:date="2022-10-19T19:03:00Z">
        <w:r>
          <w:rPr>
            <w:noProof/>
          </w:rPr>
          <w:pict w14:anchorId="7E2E0F76">
            <v:rect id="_x0000_i1027" alt="" style="width:451.3pt;height:.05pt;mso-width-percent:0;mso-height-percent:0;mso-width-percent:0;mso-height-percent:0" o:hralign="center" o:hrstd="t" o:hr="t" fillcolor="#a0a0a0" stroked="f"/>
          </w:pict>
        </w:r>
      </w:ins>
    </w:p>
    <w:p w14:paraId="5A6C47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UC-7</w:t>
      </w:r>
    </w:p>
    <w:p w14:paraId="070513E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Startpositionen der Spieler</w:t>
      </w:r>
    </w:p>
    <w:p w14:paraId="68DA51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Das System</w:t>
      </w:r>
    </w:p>
    <w:p w14:paraId="1A76672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Alle Spieler besitzen Startpositionen, welche ein faires Spiel gewährleisten</w:t>
      </w:r>
    </w:p>
    <w:p w14:paraId="4B5F5AF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Ein Spiel wurde gestartet</w:t>
      </w:r>
    </w:p>
    <w:p w14:paraId="2430B6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7BD07CA0" w14:textId="77777777" w:rsidR="00DD0EB0" w:rsidRPr="00DD0EB0" w:rsidRDefault="00DD0EB0">
      <w:pPr>
        <w:numPr>
          <w:ilvl w:val="0"/>
          <w:numId w:val="48"/>
        </w:numPr>
        <w:spacing w:after="100"/>
      </w:pPr>
      <w:r w:rsidRPr="00DD0EB0">
        <w:t xml:space="preserve">Ein Spiel </w:t>
      </w:r>
      <w:proofErr w:type="spellStart"/>
      <w:r w:rsidRPr="00DD0EB0">
        <w:t>wurde</w:t>
      </w:r>
      <w:proofErr w:type="spellEnd"/>
      <w:r w:rsidRPr="00DD0EB0">
        <w:t xml:space="preserve"> </w:t>
      </w:r>
      <w:proofErr w:type="spellStart"/>
      <w:r w:rsidRPr="00DD0EB0">
        <w:t>gestartet</w:t>
      </w:r>
      <w:proofErr w:type="spellEnd"/>
    </w:p>
    <w:p w14:paraId="0849EF7A" w14:textId="77777777" w:rsidR="00DD0EB0" w:rsidRPr="00DD0EB0" w:rsidRDefault="00DD0EB0">
      <w:pPr>
        <w:numPr>
          <w:ilvl w:val="0"/>
          <w:numId w:val="48"/>
        </w:numPr>
        <w:spacing w:after="100"/>
      </w:pPr>
      <w:r w:rsidRPr="00DD0EB0">
        <w:t xml:space="preserve">Das Spiel </w:t>
      </w:r>
      <w:proofErr w:type="spellStart"/>
      <w:r w:rsidRPr="00DD0EB0">
        <w:t>wurde</w:t>
      </w:r>
      <w:proofErr w:type="spellEnd"/>
      <w:r w:rsidRPr="00DD0EB0">
        <w:t xml:space="preserve"> </w:t>
      </w:r>
      <w:proofErr w:type="spellStart"/>
      <w:r w:rsidRPr="00DD0EB0">
        <w:t>geladen</w:t>
      </w:r>
      <w:proofErr w:type="spellEnd"/>
    </w:p>
    <w:p w14:paraId="1774DD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r w:rsidRPr="00DD0EB0">
        <w:rPr>
          <w:rFonts w:asciiTheme="minorHAnsi" w:hAnsiTheme="minorHAnsi"/>
        </w:rPr>
        <w:t>: Spieler befinden sich auf fairen Startpositionen</w:t>
      </w:r>
    </w:p>
    <w:p w14:paraId="796D1F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6A6E412D" w14:textId="77777777" w:rsidR="00DD0EB0" w:rsidRPr="00DD0EB0" w:rsidRDefault="00DD0EB0">
      <w:pPr>
        <w:numPr>
          <w:ilvl w:val="0"/>
          <w:numId w:val="49"/>
        </w:numPr>
        <w:spacing w:after="100"/>
        <w:rPr>
          <w:lang w:val="de-DE"/>
        </w:rPr>
      </w:pPr>
      <w:r w:rsidRPr="00DD0EB0">
        <w:rPr>
          <w:lang w:val="de-DE"/>
        </w:rPr>
        <w:t>Das System zeigt das Spiel an</w:t>
      </w:r>
    </w:p>
    <w:p w14:paraId="22C74E37" w14:textId="77777777" w:rsidR="00DD0EB0" w:rsidRPr="00DD0EB0" w:rsidRDefault="00DD0EB0">
      <w:pPr>
        <w:numPr>
          <w:ilvl w:val="0"/>
          <w:numId w:val="49"/>
        </w:numPr>
        <w:spacing w:after="100"/>
      </w:pPr>
      <w:r w:rsidRPr="00DD0EB0">
        <w:t xml:space="preserve">Das System </w:t>
      </w:r>
      <w:proofErr w:type="spellStart"/>
      <w:r w:rsidRPr="00DD0EB0">
        <w:t>berechnet</w:t>
      </w:r>
      <w:proofErr w:type="spellEnd"/>
      <w:r w:rsidRPr="00DD0EB0">
        <w:t xml:space="preserve"> faire </w:t>
      </w:r>
      <w:proofErr w:type="spellStart"/>
      <w:r w:rsidRPr="00DD0EB0">
        <w:t>Startpositionen</w:t>
      </w:r>
      <w:proofErr w:type="spellEnd"/>
    </w:p>
    <w:p w14:paraId="531058EA" w14:textId="77777777" w:rsidR="00DD0EB0" w:rsidRPr="00DD0EB0" w:rsidRDefault="00DD0EB0">
      <w:pPr>
        <w:numPr>
          <w:ilvl w:val="0"/>
          <w:numId w:val="49"/>
        </w:numPr>
        <w:spacing w:after="100"/>
        <w:rPr>
          <w:lang w:val="de-DE"/>
        </w:rPr>
      </w:pPr>
      <w:r w:rsidRPr="00DD0EB0">
        <w:rPr>
          <w:lang w:val="de-DE"/>
        </w:rPr>
        <w:t>Das System setzt die Spieler bei den Startpositionen ein</w:t>
      </w:r>
    </w:p>
    <w:p w14:paraId="352FE7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09BF6944" w14:textId="77777777" w:rsidR="00DD0EB0" w:rsidRPr="00DD0EB0" w:rsidRDefault="00DD0EB0">
      <w:pPr>
        <w:numPr>
          <w:ilvl w:val="0"/>
          <w:numId w:val="50"/>
        </w:numPr>
        <w:spacing w:after="100"/>
      </w:pPr>
      <w:r w:rsidRPr="00DD0EB0">
        <w:t xml:space="preserve">UC-2 </w:t>
      </w:r>
      <w:proofErr w:type="spellStart"/>
      <w:r w:rsidRPr="00DD0EB0">
        <w:t>starten</w:t>
      </w:r>
      <w:proofErr w:type="spellEnd"/>
      <w:r w:rsidRPr="00DD0EB0">
        <w:t xml:space="preserve"> </w:t>
      </w:r>
      <w:proofErr w:type="spellStart"/>
      <w:r w:rsidRPr="00DD0EB0">
        <w:t>eines</w:t>
      </w:r>
      <w:proofErr w:type="spellEnd"/>
      <w:r w:rsidRPr="00DD0EB0">
        <w:t xml:space="preserve"> Spiels</w:t>
      </w:r>
    </w:p>
    <w:p w14:paraId="0F360822" w14:textId="77777777" w:rsidR="00DD0EB0" w:rsidRPr="00DD0EB0" w:rsidRDefault="005133C3" w:rsidP="0029609B">
      <w:pPr>
        <w:spacing w:after="100"/>
      </w:pPr>
      <w:ins w:id="8" w:author="Martin, Dominik" w:date="2022-10-19T19:03:00Z">
        <w:r>
          <w:rPr>
            <w:noProof/>
          </w:rPr>
          <w:pict w14:anchorId="470CF1C9">
            <v:rect id="_x0000_i1026" alt="" style="width:451.3pt;height:.05pt;mso-width-percent:0;mso-height-percent:0;mso-width-percent:0;mso-height-percent:0" o:hralign="center" o:hrstd="t" o:hr="t" fillcolor="#a0a0a0" stroked="f"/>
          </w:pict>
        </w:r>
      </w:ins>
    </w:p>
    <w:p w14:paraId="26E2BD3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UC-8</w:t>
      </w:r>
    </w:p>
    <w:p w14:paraId="6380ED8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hinterlassen Schatten</w:t>
      </w:r>
    </w:p>
    <w:p w14:paraId="6424F6A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7917881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Spieler bzw. das Motorrad des Spielers hinterlässt einen Schatten</w:t>
      </w:r>
    </w:p>
    <w:p w14:paraId="16CC93E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4152CB93" w14:textId="77777777" w:rsidR="00DD0EB0" w:rsidRPr="00DD0EB0" w:rsidRDefault="00DD0EB0">
      <w:pPr>
        <w:numPr>
          <w:ilvl w:val="0"/>
          <w:numId w:val="51"/>
        </w:numPr>
        <w:spacing w:after="100"/>
      </w:pPr>
      <w:r w:rsidRPr="00DD0EB0">
        <w:t xml:space="preserve">Der Spieler </w:t>
      </w:r>
      <w:proofErr w:type="spellStart"/>
      <w:r w:rsidRPr="00DD0EB0">
        <w:t>besitzt</w:t>
      </w:r>
      <w:proofErr w:type="spellEnd"/>
      <w:r w:rsidRPr="00DD0EB0">
        <w:t xml:space="preserve"> die </w:t>
      </w:r>
      <w:proofErr w:type="spellStart"/>
      <w:r w:rsidRPr="00DD0EB0">
        <w:t>Applikation</w:t>
      </w:r>
      <w:proofErr w:type="spellEnd"/>
    </w:p>
    <w:p w14:paraId="2058AB42" w14:textId="77777777" w:rsidR="00DD0EB0" w:rsidRPr="00DD0EB0" w:rsidRDefault="00DD0EB0">
      <w:pPr>
        <w:numPr>
          <w:ilvl w:val="0"/>
          <w:numId w:val="51"/>
        </w:numPr>
        <w:spacing w:after="100"/>
        <w:rPr>
          <w:lang w:val="de-DE"/>
        </w:rPr>
      </w:pPr>
      <w:r w:rsidRPr="00DD0EB0">
        <w:rPr>
          <w:lang w:val="de-DE"/>
        </w:rPr>
        <w:t>Der Spieler hat das Spiel gestartet</w:t>
      </w:r>
    </w:p>
    <w:p w14:paraId="04AEC930" w14:textId="77777777" w:rsidR="00DD0EB0" w:rsidRPr="00DD0EB0" w:rsidRDefault="00DD0EB0">
      <w:pPr>
        <w:numPr>
          <w:ilvl w:val="0"/>
          <w:numId w:val="51"/>
        </w:numPr>
        <w:spacing w:after="100"/>
        <w:rPr>
          <w:lang w:val="de-DE"/>
        </w:rPr>
      </w:pPr>
      <w:r w:rsidRPr="00DD0EB0">
        <w:rPr>
          <w:lang w:val="de-DE"/>
        </w:rPr>
        <w:t>Die Spieler sind dem Spiel beigetreten</w:t>
      </w:r>
    </w:p>
    <w:p w14:paraId="4068F17B" w14:textId="77777777" w:rsidR="00DD0EB0" w:rsidRPr="00DD0EB0" w:rsidRDefault="00DD0EB0">
      <w:pPr>
        <w:numPr>
          <w:ilvl w:val="0"/>
          <w:numId w:val="51"/>
        </w:numPr>
        <w:spacing w:after="100"/>
        <w:rPr>
          <w:lang w:val="de-DE"/>
        </w:rPr>
      </w:pPr>
      <w:r w:rsidRPr="00DD0EB0">
        <w:rPr>
          <w:lang w:val="de-DE"/>
        </w:rPr>
        <w:t>Die Spieler können sich auf dem Spielfeld bewegen</w:t>
      </w:r>
    </w:p>
    <w:p w14:paraId="1504DA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7643BE8E" w14:textId="27F20A1E" w:rsidR="00DD0EB0" w:rsidRPr="00DD0EB0" w:rsidRDefault="00DD0EB0">
      <w:pPr>
        <w:numPr>
          <w:ilvl w:val="0"/>
          <w:numId w:val="52"/>
        </w:numPr>
        <w:spacing w:after="100"/>
        <w:rPr>
          <w:lang w:val="de-DE"/>
        </w:rPr>
      </w:pPr>
      <w:r w:rsidRPr="00DD0EB0">
        <w:rPr>
          <w:lang w:val="de-DE"/>
        </w:rPr>
        <w:t xml:space="preserve">Nach jeder Bewegung </w:t>
      </w:r>
      <w:r w:rsidR="00675D70" w:rsidRPr="00DD0EB0">
        <w:rPr>
          <w:lang w:val="de-DE"/>
        </w:rPr>
        <w:t>taucht</w:t>
      </w:r>
      <w:r w:rsidRPr="00DD0EB0">
        <w:rPr>
          <w:lang w:val="de-DE"/>
        </w:rPr>
        <w:t xml:space="preserve"> an der vorherigen Position des Spielers ein Schatten auf</w:t>
      </w:r>
    </w:p>
    <w:p w14:paraId="1FF241A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BCD6515" w14:textId="77777777" w:rsidR="00DD0EB0" w:rsidRPr="00DD0EB0" w:rsidRDefault="00DD0EB0">
      <w:pPr>
        <w:numPr>
          <w:ilvl w:val="0"/>
          <w:numId w:val="53"/>
        </w:numPr>
        <w:spacing w:after="100"/>
        <w:rPr>
          <w:lang w:val="de-DE"/>
        </w:rPr>
      </w:pPr>
      <w:r w:rsidRPr="00DD0EB0">
        <w:rPr>
          <w:lang w:val="de-DE"/>
        </w:rPr>
        <w:t>Der Spieler bewegt sich auf dem Spielfeld</w:t>
      </w:r>
    </w:p>
    <w:p w14:paraId="01ABA010" w14:textId="77777777" w:rsidR="00DD0EB0" w:rsidRPr="00DD0EB0" w:rsidRDefault="00DD0EB0">
      <w:pPr>
        <w:numPr>
          <w:ilvl w:val="0"/>
          <w:numId w:val="53"/>
        </w:numPr>
        <w:spacing w:after="100"/>
        <w:rPr>
          <w:lang w:val="de-DE"/>
        </w:rPr>
      </w:pPr>
      <w:r w:rsidRPr="00DD0EB0">
        <w:rPr>
          <w:lang w:val="de-DE"/>
        </w:rPr>
        <w:lastRenderedPageBreak/>
        <w:t xml:space="preserve">Bei jeder Bewegung des Spielers wird ein </w:t>
      </w:r>
      <w:proofErr w:type="spellStart"/>
      <w:r w:rsidRPr="00DD0EB0">
        <w:rPr>
          <w:lang w:val="de-DE"/>
        </w:rPr>
        <w:t>stück</w:t>
      </w:r>
      <w:proofErr w:type="spellEnd"/>
      <w:r w:rsidRPr="00DD0EB0">
        <w:rPr>
          <w:lang w:val="de-DE"/>
        </w:rPr>
        <w:t xml:space="preserve"> schatten mehr generiert und taucht hinter dem Spieler auf in der Farbe des Spielers</w:t>
      </w:r>
    </w:p>
    <w:p w14:paraId="3028399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2361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104E88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459E327" w14:textId="77777777" w:rsidR="00DD0EB0" w:rsidRPr="00DD0EB0" w:rsidRDefault="00DD0EB0">
      <w:pPr>
        <w:numPr>
          <w:ilvl w:val="0"/>
          <w:numId w:val="54"/>
        </w:numPr>
        <w:spacing w:after="100"/>
        <w:rPr>
          <w:lang w:val="de-DE"/>
        </w:rPr>
      </w:pPr>
      <w:r w:rsidRPr="00DD0EB0">
        <w:rPr>
          <w:lang w:val="de-DE"/>
        </w:rPr>
        <w:t>In jedem Spiel, welches gespielt wird, wird bei jedem Spieler ein Schatten hinterlassen</w:t>
      </w:r>
    </w:p>
    <w:p w14:paraId="376C340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4D149089" w14:textId="77777777" w:rsidR="00DD0EB0" w:rsidRPr="00DD0EB0" w:rsidRDefault="00DD0EB0">
      <w:pPr>
        <w:numPr>
          <w:ilvl w:val="0"/>
          <w:numId w:val="55"/>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28F9C71D" w14:textId="77777777" w:rsidR="00DD0EB0" w:rsidRPr="00DD0EB0" w:rsidRDefault="005133C3" w:rsidP="0029609B">
      <w:pPr>
        <w:spacing w:after="100"/>
      </w:pPr>
      <w:ins w:id="9" w:author="Martin, Dominik" w:date="2022-10-19T19:03:00Z">
        <w:r>
          <w:rPr>
            <w:noProof/>
          </w:rPr>
          <w:pict w14:anchorId="798ED5E2">
            <v:rect id="_x0000_i1025" alt="" style="width:451.3pt;height:.05pt;mso-width-percent:0;mso-height-percent:0;mso-width-percent:0;mso-height-percent:0" o:hralign="center" o:hrstd="t" o:hr="t" fillcolor="#a0a0a0" stroked="f"/>
          </w:pict>
        </w:r>
      </w:ins>
    </w:p>
    <w:p w14:paraId="11587A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UC-9</w:t>
      </w:r>
    </w:p>
    <w:p w14:paraId="0A55E2F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Game over Screen</w:t>
      </w:r>
    </w:p>
    <w:p w14:paraId="1BF17DD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System</w:t>
      </w:r>
    </w:p>
    <w:p w14:paraId="1A7585F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Game over screen wird angezeigt mit den jeweiligen Gewinnern oder Unentschieden</w:t>
      </w:r>
    </w:p>
    <w:p w14:paraId="29A0F4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Ein Spiel wurde beendet. bzw. in einem Spiel verbleiben weniger als 2 Spieler</w:t>
      </w:r>
    </w:p>
    <w:p w14:paraId="1ED38CD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4CDC022" w14:textId="77777777" w:rsidR="00DD0EB0" w:rsidRPr="00DD0EB0" w:rsidRDefault="00DD0EB0">
      <w:pPr>
        <w:numPr>
          <w:ilvl w:val="0"/>
          <w:numId w:val="56"/>
        </w:numPr>
        <w:spacing w:after="100"/>
        <w:rPr>
          <w:lang w:val="de-DE"/>
        </w:rPr>
      </w:pPr>
      <w:r w:rsidRPr="00DD0EB0">
        <w:rPr>
          <w:lang w:val="de-DE"/>
        </w:rPr>
        <w:t>Ein Spiel wurde gestartet und von mindestens 2 Spielern gespielt</w:t>
      </w:r>
    </w:p>
    <w:p w14:paraId="5450B782" w14:textId="77777777" w:rsidR="00DD0EB0" w:rsidRPr="00DD0EB0" w:rsidRDefault="00DD0EB0">
      <w:pPr>
        <w:numPr>
          <w:ilvl w:val="0"/>
          <w:numId w:val="56"/>
        </w:numPr>
        <w:spacing w:after="100"/>
        <w:rPr>
          <w:lang w:val="de-DE"/>
        </w:rPr>
      </w:pPr>
      <w:r w:rsidRPr="00DD0EB0">
        <w:rPr>
          <w:lang w:val="de-DE"/>
        </w:rPr>
        <w:t xml:space="preserve">Das Spiel wurde </w:t>
      </w:r>
      <w:proofErr w:type="gramStart"/>
      <w:r w:rsidRPr="00DD0EB0">
        <w:rPr>
          <w:lang w:val="de-DE"/>
        </w:rPr>
        <w:t>beendet</w:t>
      </w:r>
      <w:proofErr w:type="gramEnd"/>
      <w:r w:rsidRPr="00DD0EB0">
        <w:rPr>
          <w:lang w:val="de-DE"/>
        </w:rPr>
        <w:t xml:space="preserve"> indem im Spiel weniger als 2 Spieler verblieben sind.</w:t>
      </w:r>
    </w:p>
    <w:p w14:paraId="379CEA4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19D50096" w14:textId="77777777" w:rsidR="00DD0EB0" w:rsidRPr="00DD0EB0" w:rsidRDefault="00DD0EB0">
      <w:pPr>
        <w:numPr>
          <w:ilvl w:val="0"/>
          <w:numId w:val="57"/>
        </w:numPr>
        <w:spacing w:after="100"/>
        <w:rPr>
          <w:lang w:val="de-DE"/>
        </w:rPr>
      </w:pPr>
      <w:r w:rsidRPr="00DD0EB0">
        <w:rPr>
          <w:lang w:val="de-DE"/>
        </w:rPr>
        <w:t xml:space="preserve">Der Startbildschirm wird nach dem “Game </w:t>
      </w:r>
      <w:proofErr w:type="spellStart"/>
      <w:r w:rsidRPr="00DD0EB0">
        <w:rPr>
          <w:lang w:val="de-DE"/>
        </w:rPr>
        <w:t>over</w:t>
      </w:r>
      <w:proofErr w:type="spellEnd"/>
      <w:r w:rsidRPr="00DD0EB0">
        <w:rPr>
          <w:lang w:val="de-DE"/>
        </w:rPr>
        <w:t>” screen angezeigt</w:t>
      </w:r>
    </w:p>
    <w:p w14:paraId="1B843CF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3B233AE7" w14:textId="77777777" w:rsidR="00DD0EB0" w:rsidRPr="00DD0EB0" w:rsidRDefault="00DD0EB0">
      <w:pPr>
        <w:numPr>
          <w:ilvl w:val="0"/>
          <w:numId w:val="58"/>
        </w:numPr>
        <w:spacing w:after="100"/>
      </w:pPr>
      <w:r w:rsidRPr="00DD0EB0">
        <w:t xml:space="preserve">Das Spiel </w:t>
      </w:r>
      <w:proofErr w:type="spellStart"/>
      <w:r w:rsidRPr="00DD0EB0">
        <w:t>wird</w:t>
      </w:r>
      <w:proofErr w:type="spellEnd"/>
      <w:r w:rsidRPr="00DD0EB0">
        <w:t xml:space="preserve"> </w:t>
      </w:r>
      <w:proofErr w:type="spellStart"/>
      <w:r w:rsidRPr="00DD0EB0">
        <w:t>beendet</w:t>
      </w:r>
      <w:proofErr w:type="spellEnd"/>
    </w:p>
    <w:p w14:paraId="519776B9" w14:textId="23903641" w:rsidR="00DD0EB0" w:rsidRPr="00DD0EB0" w:rsidRDefault="00DD0EB0">
      <w:pPr>
        <w:numPr>
          <w:ilvl w:val="0"/>
          <w:numId w:val="58"/>
        </w:numPr>
        <w:spacing w:after="100"/>
        <w:rPr>
          <w:lang w:val="de-DE"/>
        </w:rPr>
      </w:pPr>
      <w:r w:rsidRPr="00DD0EB0">
        <w:rPr>
          <w:lang w:val="de-DE"/>
        </w:rPr>
        <w:t xml:space="preserve">Das System erstellt die GUI </w:t>
      </w:r>
      <w:r w:rsidR="00FD196A">
        <w:rPr>
          <w:lang w:val="de-DE"/>
        </w:rPr>
        <w:t>für</w:t>
      </w:r>
      <w:r w:rsidR="00FD196A" w:rsidRPr="00DD0EB0">
        <w:rPr>
          <w:lang w:val="de-DE"/>
        </w:rPr>
        <w:t xml:space="preserve"> </w:t>
      </w:r>
      <w:r w:rsidRPr="00DD0EB0">
        <w:rPr>
          <w:lang w:val="de-DE"/>
        </w:rPr>
        <w:t>den Game Over screen</w:t>
      </w:r>
    </w:p>
    <w:p w14:paraId="3AB289FF" w14:textId="77777777" w:rsidR="00DD0EB0" w:rsidRPr="00DD0EB0" w:rsidRDefault="00DD0EB0">
      <w:pPr>
        <w:numPr>
          <w:ilvl w:val="0"/>
          <w:numId w:val="58"/>
        </w:numPr>
        <w:spacing w:after="100"/>
        <w:rPr>
          <w:lang w:val="de-DE"/>
        </w:rPr>
      </w:pPr>
      <w:r w:rsidRPr="00DD0EB0">
        <w:rPr>
          <w:lang w:val="de-DE"/>
        </w:rPr>
        <w:t xml:space="preserve">Das System wechselt vom “Spielfeld” screen zum “Game </w:t>
      </w:r>
      <w:proofErr w:type="spellStart"/>
      <w:r w:rsidRPr="00DD0EB0">
        <w:rPr>
          <w:lang w:val="de-DE"/>
        </w:rPr>
        <w:t>over</w:t>
      </w:r>
      <w:proofErr w:type="spellEnd"/>
      <w:r w:rsidRPr="00DD0EB0">
        <w:rPr>
          <w:lang w:val="de-DE"/>
        </w:rPr>
        <w:t>” screen</w:t>
      </w:r>
    </w:p>
    <w:p w14:paraId="6E64DFF7" w14:textId="77777777" w:rsidR="00DD0EB0" w:rsidRPr="00DD0EB0" w:rsidRDefault="00DD0EB0">
      <w:pPr>
        <w:numPr>
          <w:ilvl w:val="0"/>
          <w:numId w:val="58"/>
        </w:numPr>
        <w:spacing w:after="100"/>
        <w:rPr>
          <w:lang w:val="de-DE"/>
        </w:rPr>
      </w:pPr>
      <w:r w:rsidRPr="00DD0EB0">
        <w:rPr>
          <w:lang w:val="de-DE"/>
        </w:rPr>
        <w:t xml:space="preserve">Das System startet einen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w:t>
      </w:r>
    </w:p>
    <w:p w14:paraId="2EF0E8E3" w14:textId="189E3527" w:rsidR="00DD0EB0" w:rsidRPr="00DD0EB0" w:rsidRDefault="00DD0EB0">
      <w:pPr>
        <w:numPr>
          <w:ilvl w:val="0"/>
          <w:numId w:val="58"/>
        </w:numPr>
        <w:spacing w:after="100"/>
        <w:rPr>
          <w:lang w:val="de-DE"/>
        </w:rPr>
      </w:pPr>
      <w:r w:rsidRPr="00DD0EB0">
        <w:rPr>
          <w:lang w:val="de-DE"/>
        </w:rPr>
        <w:t xml:space="preserve">Auf dem Game Over Screen wird der Spieler angezeigt, welcher gewonnen hat. Dies wird durch “Spieler X” angezeigt, in der jeweiligen Spieler </w:t>
      </w:r>
      <w:r w:rsidR="00675D70" w:rsidRPr="00DD0EB0">
        <w:rPr>
          <w:lang w:val="de-DE"/>
        </w:rPr>
        <w:t>Farbe</w:t>
      </w:r>
    </w:p>
    <w:p w14:paraId="6B232481" w14:textId="26452FB5" w:rsidR="00DD0EB0" w:rsidRPr="00DD0EB0" w:rsidRDefault="00DD0EB0">
      <w:pPr>
        <w:numPr>
          <w:ilvl w:val="0"/>
          <w:numId w:val="58"/>
        </w:numPr>
        <w:spacing w:after="100"/>
        <w:rPr>
          <w:lang w:val="de-DE"/>
        </w:rPr>
      </w:pPr>
      <w:r w:rsidRPr="00DD0EB0">
        <w:rPr>
          <w:lang w:val="de-DE"/>
        </w:rPr>
        <w:t xml:space="preserve">Sobald der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 xml:space="preserve"> abgelaufen ist, wird auf den Startbildschirm der Applikation </w:t>
      </w:r>
      <w:r w:rsidR="00675D70" w:rsidRPr="00DD0EB0">
        <w:rPr>
          <w:lang w:val="de-DE"/>
        </w:rPr>
        <w:t>gewechselt</w:t>
      </w:r>
      <w:r w:rsidRPr="00DD0EB0">
        <w:rPr>
          <w:lang w:val="de-DE"/>
        </w:rPr>
        <w:t>.</w:t>
      </w:r>
    </w:p>
    <w:p w14:paraId="3E3C531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B4D48E4"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 Wenn das Spiel mit einem Unentschieden beendet wurden ist</w:t>
      </w:r>
    </w:p>
    <w:p w14:paraId="4EF225FF"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4.a.1: Anstatt “Spieler X” wird der Schriftzug “Unentschieden” angezeigt</w:t>
      </w:r>
    </w:p>
    <w:p w14:paraId="3AA8994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710E0DD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4336D0E5" w14:textId="77777777" w:rsidR="00DD0EB0" w:rsidRPr="00DD0EB0" w:rsidRDefault="00DD0EB0">
      <w:pPr>
        <w:numPr>
          <w:ilvl w:val="0"/>
          <w:numId w:val="59"/>
        </w:numPr>
        <w:spacing w:after="100"/>
        <w:rPr>
          <w:lang w:val="de-DE"/>
        </w:rPr>
      </w:pPr>
      <w:proofErr w:type="spellStart"/>
      <w:r w:rsidRPr="00DD0EB0">
        <w:rPr>
          <w:lang w:val="de-DE"/>
        </w:rPr>
        <w:lastRenderedPageBreak/>
        <w:t xml:space="preserve">Jedes </w:t>
      </w:r>
      <w:proofErr w:type="gramStart"/>
      <w:r w:rsidRPr="00DD0EB0">
        <w:rPr>
          <w:lang w:val="de-DE"/>
        </w:rPr>
        <w:t>mal</w:t>
      </w:r>
      <w:proofErr w:type="spellEnd"/>
      <w:proofErr w:type="gramEnd"/>
      <w:r w:rsidRPr="00DD0EB0">
        <w:rPr>
          <w:lang w:val="de-DE"/>
        </w:rPr>
        <w:t>, wenn ein Spiel gespielt wurden ist, wird dieser Screen angezeigt.</w:t>
      </w:r>
    </w:p>
    <w:p w14:paraId="28F8B38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79175712" w14:textId="5DAC0537" w:rsidR="000053F1" w:rsidRPr="00D809C9" w:rsidRDefault="00DD0EB0">
      <w:pPr>
        <w:numPr>
          <w:ilvl w:val="0"/>
          <w:numId w:val="60"/>
        </w:numPr>
        <w:spacing w:after="100"/>
      </w:pPr>
      <w:r w:rsidRPr="00DD0EB0">
        <w:t xml:space="preserve">UC-5 Spieler </w:t>
      </w:r>
      <w:proofErr w:type="spellStart"/>
      <w:r w:rsidRPr="00DD0EB0">
        <w:t>sterben</w:t>
      </w:r>
      <w:proofErr w:type="spellEnd"/>
      <w:r w:rsidRPr="00DD0EB0">
        <w:t xml:space="preserve"> / </w:t>
      </w:r>
      <w:proofErr w:type="spellStart"/>
      <w:r w:rsidRPr="00DD0EB0">
        <w:t>verlieren</w:t>
      </w:r>
      <w:proofErr w:type="spellEnd"/>
    </w:p>
    <w:p w14:paraId="55C39B20" w14:textId="77777777" w:rsidR="0029609B" w:rsidRPr="000053F1" w:rsidRDefault="0029609B">
      <w:pPr>
        <w:pStyle w:val="BodyText"/>
        <w:rPr>
          <w:b/>
          <w:bCs/>
          <w:lang w:val="en-DE"/>
        </w:rPr>
      </w:pPr>
    </w:p>
    <w:p w14:paraId="3B703B94" w14:textId="5EFC4BA4" w:rsidR="00825C99" w:rsidRPr="00C8116B" w:rsidRDefault="00CC29B6" w:rsidP="0029609B">
      <w:pPr>
        <w:pStyle w:val="Heading2"/>
        <w:rPr>
          <w:lang w:val="de-DE"/>
        </w:rPr>
      </w:pPr>
      <w:r w:rsidRPr="00C8116B">
        <w:rPr>
          <w:lang w:val="de-DE"/>
        </w:rPr>
        <w:t>Motivation</w:t>
      </w:r>
    </w:p>
    <w:p w14:paraId="2BAE7429" w14:textId="1F2047EB" w:rsidR="00FE3D60" w:rsidRDefault="00996C5C" w:rsidP="0029609B">
      <w:pPr>
        <w:pStyle w:val="BodyText"/>
        <w:rPr>
          <w:lang w:val="de-DE"/>
        </w:rPr>
      </w:pPr>
      <w:r>
        <w:rPr>
          <w:lang w:val="de-DE"/>
        </w:rPr>
        <w:t>Die wesentliche Motivation für uns, dieses Spiel zu implementieren ist es, die PVL zu erhalten. Weitere Motivationspunkte wären aber auch, neues zu lernen und unser bisheriges Wissen zu vertiefen.</w:t>
      </w:r>
      <w:bookmarkStart w:id="10" w:name="X5d48377a5f2e8f16e974932c148ecee8af08978"/>
      <w:bookmarkEnd w:id="1"/>
    </w:p>
    <w:p w14:paraId="3E1C78FF" w14:textId="77777777" w:rsidR="00FE3D60" w:rsidRPr="00FE3D60" w:rsidRDefault="00FE3D60" w:rsidP="00FE3D60">
      <w:pPr>
        <w:pStyle w:val="BodyText"/>
        <w:rPr>
          <w:lang w:val="de-DE"/>
        </w:rPr>
      </w:pPr>
    </w:p>
    <w:p w14:paraId="7418AB0A" w14:textId="62D120F7" w:rsidR="00FE3D60" w:rsidRPr="00FE3D60" w:rsidRDefault="00CC29B6" w:rsidP="00FE3D60">
      <w:pPr>
        <w:pStyle w:val="Heading2"/>
        <w:rPr>
          <w:lang w:val="de-DE"/>
        </w:rPr>
      </w:pPr>
      <w:r w:rsidRPr="00C8116B">
        <w:rPr>
          <w:lang w:val="de-DE"/>
        </w:rPr>
        <w:t>Qualitätsziele</w:t>
      </w:r>
    </w:p>
    <w:tbl>
      <w:tblPr>
        <w:tblStyle w:val="TableGrid"/>
        <w:tblW w:w="0" w:type="auto"/>
        <w:tblLook w:val="04A0" w:firstRow="1" w:lastRow="0" w:firstColumn="1" w:lastColumn="0" w:noHBand="0" w:noVBand="1"/>
      </w:tblPr>
      <w:tblGrid>
        <w:gridCol w:w="9350"/>
      </w:tblGrid>
      <w:tr w:rsidR="006C17E0" w14:paraId="168E07CA" w14:textId="77777777" w:rsidTr="00FB5678">
        <w:tc>
          <w:tcPr>
            <w:tcW w:w="9350" w:type="dxa"/>
          </w:tcPr>
          <w:p w14:paraId="5ABCC2E7" w14:textId="7AC09757" w:rsidR="006C17E0" w:rsidRPr="00A80D05" w:rsidRDefault="006C17E0" w:rsidP="00FB5678">
            <w:pPr>
              <w:pStyle w:val="BodyText"/>
              <w:rPr>
                <w:b/>
                <w:bCs/>
                <w:lang w:val="de-DE"/>
              </w:rPr>
            </w:pPr>
            <w:r w:rsidRPr="00A80D05">
              <w:rPr>
                <w:b/>
                <w:bCs/>
                <w:lang w:val="de-DE"/>
              </w:rPr>
              <w:t>Qualitätsziele</w:t>
            </w:r>
            <w:r>
              <w:rPr>
                <w:b/>
                <w:bCs/>
                <w:lang w:val="de-DE"/>
              </w:rPr>
              <w:t>:</w:t>
            </w:r>
          </w:p>
        </w:tc>
      </w:tr>
      <w:tr w:rsidR="00E05404" w14:paraId="7EE5545F" w14:textId="77777777" w:rsidTr="00FB5678">
        <w:tc>
          <w:tcPr>
            <w:tcW w:w="9350" w:type="dxa"/>
          </w:tcPr>
          <w:p w14:paraId="19C03CB3" w14:textId="77777777" w:rsidR="00E05404" w:rsidRDefault="00E05404" w:rsidP="00FB5678">
            <w:pPr>
              <w:pStyle w:val="BodyText"/>
              <w:rPr>
                <w:lang w:val="de-DE"/>
              </w:rPr>
            </w:pPr>
            <w:r>
              <w:rPr>
                <w:lang w:val="de-DE"/>
              </w:rPr>
              <w:t>Gut definierte Schnittstellen</w:t>
            </w:r>
          </w:p>
        </w:tc>
      </w:tr>
      <w:tr w:rsidR="00E05404" w:rsidRPr="00FB6CDB" w14:paraId="1DEAE881" w14:textId="77777777" w:rsidTr="00FB5678">
        <w:tc>
          <w:tcPr>
            <w:tcW w:w="9350" w:type="dxa"/>
          </w:tcPr>
          <w:p w14:paraId="3EE2CD4D" w14:textId="5920B8BB" w:rsidR="00E05404" w:rsidRDefault="00E05404" w:rsidP="00FB5678">
            <w:pPr>
              <w:pStyle w:val="BodyText"/>
              <w:rPr>
                <w:lang w:val="de-DE"/>
              </w:rPr>
            </w:pPr>
            <w:r>
              <w:rPr>
                <w:lang w:val="de-DE"/>
              </w:rPr>
              <w:t xml:space="preserve">Kompatibilität zu einer anderen Gruppe (Mindestens zwei Teams müssen miteinander </w:t>
            </w:r>
            <w:r w:rsidR="00CC1781">
              <w:rPr>
                <w:lang w:val="de-DE"/>
              </w:rPr>
              <w:t>spielen</w:t>
            </w:r>
            <w:r>
              <w:rPr>
                <w:lang w:val="de-DE"/>
              </w:rPr>
              <w:t xml:space="preserve"> können)</w:t>
            </w:r>
          </w:p>
        </w:tc>
      </w:tr>
      <w:tr w:rsidR="00E05404" w:rsidRPr="00FB6CDB" w14:paraId="3A5A0321" w14:textId="77777777" w:rsidTr="00FB5678">
        <w:tc>
          <w:tcPr>
            <w:tcW w:w="9350" w:type="dxa"/>
          </w:tcPr>
          <w:p w14:paraId="57E6550F" w14:textId="77777777" w:rsidR="00E05404" w:rsidRDefault="00E05404" w:rsidP="00A80D05">
            <w:pPr>
              <w:spacing w:before="180" w:after="180"/>
              <w:rPr>
                <w:lang w:val="de-DE"/>
              </w:rPr>
            </w:pPr>
            <w:r>
              <w:rPr>
                <w:lang w:val="de-DE"/>
              </w:rPr>
              <w:t>Fehlertoleranz (Wenn ein Spieler abstürzt, egal welcher Spieler, dann geht das Spiel trotzdem weiter) -&gt; Stabilität</w:t>
            </w:r>
          </w:p>
        </w:tc>
      </w:tr>
      <w:tr w:rsidR="00E05404" w:rsidRPr="00FB6CDB" w14:paraId="17ED8214" w14:textId="77777777" w:rsidTr="00FB5678">
        <w:tc>
          <w:tcPr>
            <w:tcW w:w="9350" w:type="dxa"/>
          </w:tcPr>
          <w:p w14:paraId="2A36EB4C" w14:textId="33D5AC4D" w:rsidR="00E05404" w:rsidRDefault="00E05404" w:rsidP="00A80D05">
            <w:pPr>
              <w:spacing w:before="180" w:after="180"/>
              <w:rPr>
                <w:lang w:val="de-DE"/>
              </w:rPr>
            </w:pPr>
            <w:r>
              <w:rPr>
                <w:lang w:val="de-DE"/>
              </w:rPr>
              <w:t xml:space="preserve">Das </w:t>
            </w:r>
            <w:r w:rsidR="00CC1781">
              <w:rPr>
                <w:lang w:val="de-DE"/>
              </w:rPr>
              <w:t>Spiel</w:t>
            </w:r>
            <w:r>
              <w:rPr>
                <w:lang w:val="de-DE"/>
              </w:rPr>
              <w:t xml:space="preserve"> soll gleich schnell laufen für alle (keine </w:t>
            </w:r>
            <w:proofErr w:type="spellStart"/>
            <w:r>
              <w:rPr>
                <w:lang w:val="de-DE"/>
              </w:rPr>
              <w:t>Jitter</w:t>
            </w:r>
            <w:proofErr w:type="spellEnd"/>
            <w:r>
              <w:rPr>
                <w:lang w:val="de-DE"/>
              </w:rPr>
              <w:t>-abhängigkeit)</w:t>
            </w:r>
          </w:p>
        </w:tc>
      </w:tr>
      <w:tr w:rsidR="00E05404" w:rsidRPr="00FB6CDB" w14:paraId="63E0B0A7" w14:textId="77777777" w:rsidTr="00FB5678">
        <w:tc>
          <w:tcPr>
            <w:tcW w:w="9350" w:type="dxa"/>
          </w:tcPr>
          <w:p w14:paraId="0DA3E6FA" w14:textId="2E6709E5" w:rsidR="00E05404" w:rsidRPr="002A2826" w:rsidRDefault="00E05404" w:rsidP="00FB5678">
            <w:pPr>
              <w:pStyle w:val="BodyText"/>
              <w:rPr>
                <w:lang w:val="de-DE"/>
              </w:rPr>
            </w:pPr>
            <w:r w:rsidRPr="002A2826">
              <w:rPr>
                <w:lang w:val="de-DE"/>
              </w:rPr>
              <w:t xml:space="preserve">Ein Spiel mit 6 </w:t>
            </w:r>
            <w:r w:rsidR="00CC1781" w:rsidRPr="002A2826">
              <w:rPr>
                <w:lang w:val="de-DE"/>
              </w:rPr>
              <w:t>Leuten</w:t>
            </w:r>
            <w:r w:rsidRPr="002A2826">
              <w:rPr>
                <w:lang w:val="de-DE"/>
              </w:rPr>
              <w:t>, soll einmal komplett ohne Fehler durchlaufen.</w:t>
            </w:r>
          </w:p>
        </w:tc>
      </w:tr>
    </w:tbl>
    <w:p w14:paraId="64DB6562" w14:textId="77777777" w:rsidR="00E05404" w:rsidRDefault="00E05404">
      <w:pPr>
        <w:pStyle w:val="BodyText"/>
        <w:rPr>
          <w:b/>
          <w:bCs/>
          <w:lang w:val="de-DE"/>
        </w:rPr>
      </w:pPr>
    </w:p>
    <w:p w14:paraId="36BC4348" w14:textId="77777777" w:rsidR="00825C99" w:rsidRPr="00C8116B" w:rsidRDefault="00CC29B6">
      <w:pPr>
        <w:pStyle w:val="Heading2"/>
        <w:rPr>
          <w:lang w:val="de-DE"/>
        </w:rPr>
      </w:pPr>
      <w:bookmarkStart w:id="11" w:name="X718baf8567b7880aa7697cf6c5d580304c46647"/>
      <w:bookmarkEnd w:id="10"/>
      <w:r w:rsidRPr="00C8116B">
        <w:rPr>
          <w:lang w:val="de-DE"/>
        </w:rPr>
        <w:t>Stakeholder</w:t>
      </w:r>
    </w:p>
    <w:p w14:paraId="6F6DFCCB" w14:textId="45EABD65" w:rsidR="00825C99" w:rsidRDefault="00CC29B6">
      <w:pPr>
        <w:pStyle w:val="FirstParagraph"/>
        <w:rPr>
          <w:b/>
          <w:bCs/>
          <w:lang w:val="de-DE"/>
        </w:rPr>
      </w:pPr>
      <w:r w:rsidRPr="00C8116B">
        <w:rPr>
          <w:b/>
          <w:bCs/>
          <w:lang w:val="de-DE"/>
        </w:rPr>
        <w:t>Inhalt</w:t>
      </w:r>
    </w:p>
    <w:p w14:paraId="5970B69D" w14:textId="339871AC" w:rsidR="00FE3D60" w:rsidRDefault="00FE3D60" w:rsidP="00FE3D60">
      <w:pPr>
        <w:pStyle w:val="BodyText"/>
        <w:rPr>
          <w:lang w:val="de-DE"/>
        </w:rPr>
      </w:pPr>
      <w:r>
        <w:rPr>
          <w:lang w:val="de-DE"/>
        </w:rPr>
        <w:t>Unsere Stakeholder sind die Entwickler (Studenten), der Kunde (Professor) und die Spieler (Studenten).</w:t>
      </w:r>
    </w:p>
    <w:p w14:paraId="42580004" w14:textId="5CEC1D52" w:rsidR="00825C99" w:rsidRPr="00C8116B" w:rsidRDefault="00FE3D60">
      <w:pPr>
        <w:pStyle w:val="BodyText"/>
        <w:rPr>
          <w:lang w:val="de-DE"/>
        </w:rPr>
      </w:pPr>
      <w:r>
        <w:rPr>
          <w:lang w:val="de-DE"/>
        </w:rPr>
        <w:t>Die Stakeholder mit deren Kontakt werden in der unteren Tabelle aufgelistet:</w:t>
      </w:r>
    </w:p>
    <w:tbl>
      <w:tblPr>
        <w:tblStyle w:val="Table"/>
        <w:tblW w:w="5000" w:type="pct"/>
        <w:tblLook w:val="0020" w:firstRow="1" w:lastRow="0" w:firstColumn="0" w:lastColumn="0" w:noHBand="0" w:noVBand="0"/>
      </w:tblPr>
      <w:tblGrid>
        <w:gridCol w:w="1298"/>
        <w:gridCol w:w="3000"/>
        <w:gridCol w:w="5062"/>
      </w:tblGrid>
      <w:tr w:rsidR="0029609B" w14:paraId="5884D9D1" w14:textId="77777777" w:rsidTr="00825C99">
        <w:trPr>
          <w:cnfStyle w:val="100000000000" w:firstRow="1" w:lastRow="0" w:firstColumn="0" w:lastColumn="0" w:oddVBand="0" w:evenVBand="0" w:oddHBand="0" w:evenHBand="0" w:firstRowFirstColumn="0" w:firstRowLastColumn="0" w:lastRowFirstColumn="0" w:lastRowLastColumn="0"/>
          <w:tblHeader/>
        </w:trPr>
        <w:tc>
          <w:tcPr>
            <w:tcW w:w="0" w:type="auto"/>
          </w:tcPr>
          <w:p w14:paraId="45057564" w14:textId="77777777" w:rsidR="00825C99" w:rsidRDefault="00CC29B6">
            <w:pPr>
              <w:pStyle w:val="Compact"/>
            </w:pPr>
            <w:r>
              <w:t>Rolle</w:t>
            </w:r>
          </w:p>
        </w:tc>
        <w:tc>
          <w:tcPr>
            <w:tcW w:w="0" w:type="auto"/>
          </w:tcPr>
          <w:p w14:paraId="7D75524B" w14:textId="77777777" w:rsidR="00825C99" w:rsidRDefault="00CC29B6">
            <w:pPr>
              <w:pStyle w:val="Compact"/>
            </w:pPr>
            <w:proofErr w:type="spellStart"/>
            <w:r>
              <w:t>Kontakt</w:t>
            </w:r>
            <w:proofErr w:type="spellEnd"/>
          </w:p>
        </w:tc>
        <w:tc>
          <w:tcPr>
            <w:tcW w:w="0" w:type="auto"/>
          </w:tcPr>
          <w:p w14:paraId="18E306B4" w14:textId="77777777" w:rsidR="00825C99" w:rsidRDefault="00CC29B6">
            <w:pPr>
              <w:pStyle w:val="Compact"/>
            </w:pPr>
            <w:proofErr w:type="spellStart"/>
            <w:r>
              <w:t>Erwartungshaltung</w:t>
            </w:r>
            <w:proofErr w:type="spellEnd"/>
          </w:p>
        </w:tc>
      </w:tr>
      <w:tr w:rsidR="0029609B" w:rsidRPr="00FB6CDB" w14:paraId="16D168A6" w14:textId="77777777">
        <w:tc>
          <w:tcPr>
            <w:tcW w:w="0" w:type="auto"/>
          </w:tcPr>
          <w:p w14:paraId="7BA50A21" w14:textId="5F339376" w:rsidR="00825C99" w:rsidRDefault="00FE3D60">
            <w:proofErr w:type="spellStart"/>
            <w:r>
              <w:rPr>
                <w:i/>
                <w:iCs/>
              </w:rPr>
              <w:t>Entwickler</w:t>
            </w:r>
            <w:proofErr w:type="spellEnd"/>
          </w:p>
        </w:tc>
        <w:tc>
          <w:tcPr>
            <w:tcW w:w="0" w:type="auto"/>
          </w:tcPr>
          <w:p w14:paraId="058280B7" w14:textId="61E928E6" w:rsidR="00825C99" w:rsidRDefault="00000000">
            <w:hyperlink r:id="rId7" w:history="1">
              <w:r w:rsidR="00FE3D60" w:rsidRPr="00935017">
                <w:rPr>
                  <w:rStyle w:val="Hyperlink"/>
                </w:rPr>
                <w:t>Dominik.martin@haw-hamburg.de</w:t>
              </w:r>
            </w:hyperlink>
          </w:p>
        </w:tc>
        <w:tc>
          <w:tcPr>
            <w:tcW w:w="0" w:type="auto"/>
          </w:tcPr>
          <w:p w14:paraId="7A908F2B" w14:textId="5160C2D1" w:rsidR="00FE3D60" w:rsidRPr="00FE3D60" w:rsidRDefault="00FE3D60" w:rsidP="00FE3D60">
            <w:pPr>
              <w:rPr>
                <w:lang w:val="de-DE"/>
              </w:rPr>
            </w:pPr>
            <w:r w:rsidRPr="00FE3D60">
              <w:rPr>
                <w:i/>
                <w:iCs/>
                <w:lang w:val="de-DE"/>
              </w:rPr>
              <w:t>Ein gutes Spiel zu pr</w:t>
            </w:r>
            <w:r>
              <w:rPr>
                <w:i/>
                <w:iCs/>
                <w:lang w:val="de-DE"/>
              </w:rPr>
              <w:t>ogrammieren &amp; die PVL zu erhalten</w:t>
            </w:r>
          </w:p>
        </w:tc>
      </w:tr>
      <w:tr w:rsidR="0029609B" w:rsidRPr="00FB6CDB" w14:paraId="2561CBED" w14:textId="77777777">
        <w:tc>
          <w:tcPr>
            <w:tcW w:w="0" w:type="auto"/>
          </w:tcPr>
          <w:p w14:paraId="7AA85DE0" w14:textId="4B17EF69" w:rsidR="00825C99" w:rsidRDefault="00FE3D60">
            <w:proofErr w:type="spellStart"/>
            <w:r>
              <w:rPr>
                <w:i/>
                <w:iCs/>
              </w:rPr>
              <w:lastRenderedPageBreak/>
              <w:t>Entwickler</w:t>
            </w:r>
            <w:proofErr w:type="spellEnd"/>
          </w:p>
        </w:tc>
        <w:tc>
          <w:tcPr>
            <w:tcW w:w="0" w:type="auto"/>
          </w:tcPr>
          <w:p w14:paraId="282655B5" w14:textId="3E06940E" w:rsidR="00825C99" w:rsidRDefault="00000000">
            <w:hyperlink r:id="rId8" w:history="1">
              <w:r w:rsidR="00FE3D60" w:rsidRPr="00935017">
                <w:rPr>
                  <w:rStyle w:val="Hyperlink"/>
                  <w:i/>
                  <w:iCs/>
                </w:rPr>
                <w:t>Can.heintze@haw-hamburg.de</w:t>
              </w:r>
            </w:hyperlink>
          </w:p>
        </w:tc>
        <w:tc>
          <w:tcPr>
            <w:tcW w:w="0" w:type="auto"/>
          </w:tcPr>
          <w:p w14:paraId="61B2D9FE" w14:textId="43477072" w:rsidR="00825C99" w:rsidRPr="00FE3D60" w:rsidRDefault="00FE3D60">
            <w:pPr>
              <w:rPr>
                <w:lang w:val="de-DE"/>
              </w:rPr>
            </w:pPr>
            <w:r w:rsidRPr="00FE3D60">
              <w:rPr>
                <w:i/>
                <w:iCs/>
                <w:lang w:val="de-DE"/>
              </w:rPr>
              <w:t>Ein gutes Spiel zu pr</w:t>
            </w:r>
            <w:r>
              <w:rPr>
                <w:i/>
                <w:iCs/>
                <w:lang w:val="de-DE"/>
              </w:rPr>
              <w:t>ogrammieren &amp; die PVL zu erhalten</w:t>
            </w:r>
          </w:p>
        </w:tc>
      </w:tr>
      <w:tr w:rsidR="00FE3D60" w:rsidRPr="00FB6CDB" w14:paraId="41149FED" w14:textId="77777777">
        <w:tc>
          <w:tcPr>
            <w:tcW w:w="0" w:type="auto"/>
          </w:tcPr>
          <w:p w14:paraId="0D23CC57" w14:textId="2607317F" w:rsidR="00FE3D60" w:rsidRPr="00FE3D60" w:rsidRDefault="00FE3D60">
            <w:pPr>
              <w:rPr>
                <w:i/>
                <w:iCs/>
                <w:lang w:val="de-DE"/>
              </w:rPr>
            </w:pPr>
            <w:r>
              <w:rPr>
                <w:i/>
                <w:iCs/>
                <w:lang w:val="de-DE"/>
              </w:rPr>
              <w:t>Entwickler</w:t>
            </w:r>
          </w:p>
        </w:tc>
        <w:tc>
          <w:tcPr>
            <w:tcW w:w="0" w:type="auto"/>
          </w:tcPr>
          <w:p w14:paraId="3162DE2D" w14:textId="7FC8703F" w:rsidR="00FE3D60" w:rsidRPr="00FE3D60" w:rsidRDefault="00000000">
            <w:pPr>
              <w:rPr>
                <w:i/>
                <w:iCs/>
                <w:lang w:val="de-DE"/>
              </w:rPr>
            </w:pPr>
            <w:hyperlink r:id="rId9" w:history="1">
              <w:r w:rsidR="00FE3D60" w:rsidRPr="00935017">
                <w:rPr>
                  <w:rStyle w:val="Hyperlink"/>
                  <w:i/>
                  <w:iCs/>
                  <w:lang w:val="de-DE"/>
                </w:rPr>
                <w:t>Dominik.mueller@haw-hamburg.de</w:t>
              </w:r>
            </w:hyperlink>
          </w:p>
        </w:tc>
        <w:tc>
          <w:tcPr>
            <w:tcW w:w="0" w:type="auto"/>
          </w:tcPr>
          <w:p w14:paraId="38F24382" w14:textId="47872309" w:rsidR="00FE3D60" w:rsidRPr="00FE3D60" w:rsidRDefault="00FE3D60">
            <w:pPr>
              <w:rPr>
                <w:i/>
                <w:iCs/>
                <w:lang w:val="de-DE"/>
              </w:rPr>
            </w:pPr>
            <w:r w:rsidRPr="00FE3D60">
              <w:rPr>
                <w:i/>
                <w:iCs/>
                <w:lang w:val="de-DE"/>
              </w:rPr>
              <w:t>Ein gutes Spiel zu pr</w:t>
            </w:r>
            <w:r>
              <w:rPr>
                <w:i/>
                <w:iCs/>
                <w:lang w:val="de-DE"/>
              </w:rPr>
              <w:t>ogrammieren &amp; die PVL zu erhalten</w:t>
            </w:r>
          </w:p>
        </w:tc>
      </w:tr>
      <w:tr w:rsidR="00FE3D60" w:rsidRPr="00FB6CDB" w14:paraId="1235C361" w14:textId="77777777">
        <w:tc>
          <w:tcPr>
            <w:tcW w:w="0" w:type="auto"/>
          </w:tcPr>
          <w:p w14:paraId="7C76BD07" w14:textId="25BD688A" w:rsidR="00FE3D60" w:rsidRPr="00FE3D60" w:rsidRDefault="00FE3D60">
            <w:pPr>
              <w:rPr>
                <w:i/>
                <w:iCs/>
                <w:lang w:val="de-DE"/>
              </w:rPr>
            </w:pPr>
            <w:r>
              <w:rPr>
                <w:i/>
                <w:iCs/>
                <w:lang w:val="de-DE"/>
              </w:rPr>
              <w:t>Kunde</w:t>
            </w:r>
          </w:p>
        </w:tc>
        <w:tc>
          <w:tcPr>
            <w:tcW w:w="0" w:type="auto"/>
          </w:tcPr>
          <w:p w14:paraId="723EB298" w14:textId="3E0EF79D" w:rsidR="00FE3D60" w:rsidRPr="00FE3D60" w:rsidRDefault="00000000">
            <w:pPr>
              <w:rPr>
                <w:i/>
                <w:iCs/>
                <w:lang w:val="de-DE"/>
              </w:rPr>
            </w:pPr>
            <w:hyperlink r:id="rId10" w:history="1">
              <w:r w:rsidR="00FE3D60" w:rsidRPr="00935017">
                <w:rPr>
                  <w:rStyle w:val="Hyperlink"/>
                  <w:i/>
                  <w:iCs/>
                  <w:lang w:val="de-DE"/>
                </w:rPr>
                <w:t>Martin.becke@haw-hamburg.de</w:t>
              </w:r>
            </w:hyperlink>
          </w:p>
        </w:tc>
        <w:tc>
          <w:tcPr>
            <w:tcW w:w="0" w:type="auto"/>
          </w:tcPr>
          <w:p w14:paraId="6A567790" w14:textId="306B4AC3" w:rsidR="00FE3D60" w:rsidRPr="00FE3D60" w:rsidRDefault="00FE3D60">
            <w:pPr>
              <w:rPr>
                <w:i/>
                <w:iCs/>
                <w:lang w:val="de-DE"/>
              </w:rPr>
            </w:pPr>
            <w:r>
              <w:rPr>
                <w:i/>
                <w:iCs/>
                <w:lang w:val="de-DE"/>
              </w:rPr>
              <w:t xml:space="preserve">Ein </w:t>
            </w:r>
            <w:r w:rsidR="00675D70">
              <w:rPr>
                <w:i/>
                <w:iCs/>
                <w:lang w:val="de-DE"/>
              </w:rPr>
              <w:t>Lauffähiges</w:t>
            </w:r>
            <w:r>
              <w:rPr>
                <w:i/>
                <w:iCs/>
                <w:lang w:val="de-DE"/>
              </w:rPr>
              <w:t xml:space="preserve"> Spiel, bei dem 6 Spieler gleichzeitig ein komplettes Spiel ohne </w:t>
            </w:r>
            <w:proofErr w:type="spellStart"/>
            <w:r>
              <w:rPr>
                <w:i/>
                <w:iCs/>
                <w:lang w:val="de-DE"/>
              </w:rPr>
              <w:t>fehler</w:t>
            </w:r>
            <w:proofErr w:type="spellEnd"/>
            <w:r>
              <w:rPr>
                <w:i/>
                <w:iCs/>
                <w:lang w:val="de-DE"/>
              </w:rPr>
              <w:t xml:space="preserve"> durchspielen </w:t>
            </w:r>
            <w:r w:rsidR="00675D70">
              <w:rPr>
                <w:i/>
                <w:iCs/>
                <w:lang w:val="de-DE"/>
              </w:rPr>
              <w:t>können</w:t>
            </w:r>
            <w:r>
              <w:rPr>
                <w:i/>
                <w:iCs/>
                <w:lang w:val="de-DE"/>
              </w:rPr>
              <w:t>.</w:t>
            </w:r>
          </w:p>
        </w:tc>
      </w:tr>
      <w:tr w:rsidR="00FE3D60" w:rsidRPr="00FB6CDB" w14:paraId="1CF5213B" w14:textId="77777777">
        <w:tc>
          <w:tcPr>
            <w:tcW w:w="0" w:type="auto"/>
          </w:tcPr>
          <w:p w14:paraId="69F8C345" w14:textId="3315DE0F" w:rsidR="00FE3D60" w:rsidRPr="00FE3D60" w:rsidRDefault="00FE3D60">
            <w:pPr>
              <w:rPr>
                <w:i/>
                <w:iCs/>
                <w:lang w:val="de-DE"/>
              </w:rPr>
            </w:pPr>
            <w:r>
              <w:rPr>
                <w:i/>
                <w:iCs/>
                <w:lang w:val="de-DE"/>
              </w:rPr>
              <w:t>Spieler</w:t>
            </w:r>
          </w:p>
        </w:tc>
        <w:tc>
          <w:tcPr>
            <w:tcW w:w="0" w:type="auto"/>
          </w:tcPr>
          <w:p w14:paraId="07681E63" w14:textId="21E3BBFB" w:rsidR="00FE3D60" w:rsidRPr="00FE3D60" w:rsidRDefault="00FE3D60">
            <w:pPr>
              <w:rPr>
                <w:i/>
                <w:iCs/>
                <w:lang w:val="de-DE"/>
              </w:rPr>
            </w:pPr>
            <w:r>
              <w:rPr>
                <w:i/>
                <w:iCs/>
                <w:lang w:val="de-DE"/>
              </w:rPr>
              <w:t>n/a</w:t>
            </w:r>
          </w:p>
        </w:tc>
        <w:tc>
          <w:tcPr>
            <w:tcW w:w="0" w:type="auto"/>
          </w:tcPr>
          <w:p w14:paraId="40627A28" w14:textId="6A562520" w:rsidR="00FE3D60" w:rsidRPr="00FE3D60" w:rsidRDefault="00FE3D60">
            <w:pPr>
              <w:rPr>
                <w:i/>
                <w:iCs/>
                <w:lang w:val="de-DE"/>
              </w:rPr>
            </w:pPr>
            <w:r>
              <w:rPr>
                <w:i/>
                <w:iCs/>
                <w:lang w:val="de-DE"/>
              </w:rPr>
              <w:t>Ein funktionierendes Spiel spielen und dabei Spaß haben</w:t>
            </w:r>
          </w:p>
        </w:tc>
      </w:tr>
    </w:tbl>
    <w:p w14:paraId="429B8F40" w14:textId="366E2E63" w:rsidR="0029609B" w:rsidRPr="00C74B59" w:rsidRDefault="0029609B">
      <w:pPr>
        <w:pStyle w:val="Heading1"/>
        <w:rPr>
          <w:lang w:val="de-DE"/>
        </w:rPr>
      </w:pPr>
      <w:bookmarkStart w:id="12" w:name="section-architecture-constraints"/>
      <w:bookmarkEnd w:id="0"/>
      <w:bookmarkEnd w:id="11"/>
    </w:p>
    <w:p w14:paraId="61A6A174" w14:textId="77777777" w:rsidR="00825C99" w:rsidRPr="00C8116B" w:rsidRDefault="00CC29B6">
      <w:pPr>
        <w:pStyle w:val="Heading1"/>
        <w:rPr>
          <w:lang w:val="de-DE"/>
        </w:rPr>
      </w:pPr>
      <w:bookmarkStart w:id="13" w:name="section-system-scope-and-context"/>
      <w:bookmarkEnd w:id="12"/>
      <w:r w:rsidRPr="00C8116B">
        <w:rPr>
          <w:lang w:val="de-DE"/>
        </w:rPr>
        <w:t>Kontextabgrenzung</w:t>
      </w:r>
    </w:p>
    <w:p w14:paraId="19BE4997" w14:textId="7C6C7925" w:rsidR="00825C99" w:rsidRPr="00C8116B" w:rsidRDefault="00C74B59">
      <w:pPr>
        <w:pStyle w:val="Heading2"/>
        <w:rPr>
          <w:lang w:val="de-DE"/>
        </w:rPr>
      </w:pPr>
      <w:bookmarkStart w:id="14" w:name="X6257f6575a0a2f56fd1849dc520d81df20e72a7"/>
      <w:r>
        <w:rPr>
          <w:noProof/>
          <w:lang w:val="de-DE"/>
        </w:rPr>
        <w:drawing>
          <wp:anchor distT="0" distB="0" distL="114300" distR="114300" simplePos="0" relativeHeight="251658240" behindDoc="0" locked="0" layoutInCell="1" allowOverlap="1" wp14:anchorId="6EAC5EBF" wp14:editId="00C476E1">
            <wp:simplePos x="0" y="0"/>
            <wp:positionH relativeFrom="column">
              <wp:posOffset>704215</wp:posOffset>
            </wp:positionH>
            <wp:positionV relativeFrom="paragraph">
              <wp:posOffset>515257</wp:posOffset>
            </wp:positionV>
            <wp:extent cx="4260850" cy="1809115"/>
            <wp:effectExtent l="0" t="0" r="6350" b="0"/>
            <wp:wrapTopAndBottom/>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60850" cy="1809115"/>
                    </a:xfrm>
                    <a:prstGeom prst="rect">
                      <a:avLst/>
                    </a:prstGeom>
                  </pic:spPr>
                </pic:pic>
              </a:graphicData>
            </a:graphic>
            <wp14:sizeRelH relativeFrom="page">
              <wp14:pctWidth>0</wp14:pctWidth>
            </wp14:sizeRelH>
            <wp14:sizeRelV relativeFrom="page">
              <wp14:pctHeight>0</wp14:pctHeight>
            </wp14:sizeRelV>
          </wp:anchor>
        </w:drawing>
      </w:r>
      <w:r w:rsidR="00CC29B6" w:rsidRPr="00C8116B">
        <w:rPr>
          <w:lang w:val="de-DE"/>
        </w:rPr>
        <w:t>Fachlicher Kontext</w:t>
      </w:r>
    </w:p>
    <w:p w14:paraId="6DB70F1D" w14:textId="07CDAC7B" w:rsidR="00825C99" w:rsidRDefault="00CC29B6">
      <w:pPr>
        <w:pStyle w:val="BodyText"/>
        <w:rPr>
          <w:lang w:val="de-DE"/>
        </w:rPr>
      </w:pPr>
      <w:r w:rsidRPr="00C8116B">
        <w:rPr>
          <w:lang w:val="de-DE"/>
        </w:rPr>
        <w:t xml:space="preserve"> </w:t>
      </w:r>
    </w:p>
    <w:p w14:paraId="785E9DA2" w14:textId="77777777" w:rsidR="00A93EC0" w:rsidRPr="00C8116B" w:rsidRDefault="00A93EC0">
      <w:pPr>
        <w:pStyle w:val="BodyText"/>
        <w:rPr>
          <w:lang w:val="de-DE"/>
        </w:rPr>
      </w:pPr>
    </w:p>
    <w:p w14:paraId="7F94BE80" w14:textId="4D13B025" w:rsidR="00825C99" w:rsidRPr="00C8116B" w:rsidRDefault="00CC29B6">
      <w:pPr>
        <w:pStyle w:val="Heading2"/>
        <w:rPr>
          <w:lang w:val="de-DE"/>
        </w:rPr>
      </w:pPr>
      <w:bookmarkStart w:id="15" w:name="X122197777589c7ff4ce2ddbd966e276bbbbad38"/>
      <w:bookmarkEnd w:id="14"/>
      <w:r w:rsidRPr="00C8116B">
        <w:rPr>
          <w:lang w:val="de-DE"/>
        </w:rPr>
        <w:lastRenderedPageBreak/>
        <w:t>Technischer Kontext</w:t>
      </w:r>
    </w:p>
    <w:p w14:paraId="085D2E56" w14:textId="07594C38" w:rsidR="00825C99" w:rsidRDefault="00A93EC0">
      <w:pPr>
        <w:pStyle w:val="FirstParagraph"/>
        <w:rPr>
          <w:lang w:val="de-DE"/>
        </w:rPr>
      </w:pPr>
      <w:r>
        <w:rPr>
          <w:noProof/>
          <w:lang w:val="de-DE"/>
        </w:rPr>
        <w:drawing>
          <wp:anchor distT="0" distB="0" distL="114300" distR="114300" simplePos="0" relativeHeight="251659264" behindDoc="0" locked="0" layoutInCell="1" allowOverlap="1" wp14:anchorId="69319AFA" wp14:editId="4BC1BED9">
            <wp:simplePos x="0" y="0"/>
            <wp:positionH relativeFrom="column">
              <wp:posOffset>247650</wp:posOffset>
            </wp:positionH>
            <wp:positionV relativeFrom="paragraph">
              <wp:posOffset>396694</wp:posOffset>
            </wp:positionV>
            <wp:extent cx="5100955" cy="2218055"/>
            <wp:effectExtent l="0" t="0" r="4445" b="4445"/>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0955" cy="2218055"/>
                    </a:xfrm>
                    <a:prstGeom prst="rect">
                      <a:avLst/>
                    </a:prstGeom>
                  </pic:spPr>
                </pic:pic>
              </a:graphicData>
            </a:graphic>
            <wp14:sizeRelH relativeFrom="page">
              <wp14:pctWidth>0</wp14:pctWidth>
            </wp14:sizeRelH>
            <wp14:sizeRelV relativeFrom="page">
              <wp14:pctHeight>0</wp14:pctHeight>
            </wp14:sizeRelV>
          </wp:anchor>
        </w:drawing>
      </w:r>
    </w:p>
    <w:p w14:paraId="336CB44F" w14:textId="6C4E13DD" w:rsidR="00D809C9" w:rsidRDefault="00D809C9" w:rsidP="00D809C9">
      <w:pPr>
        <w:pStyle w:val="BodyText"/>
        <w:rPr>
          <w:lang w:val="de-DE"/>
        </w:rPr>
      </w:pPr>
    </w:p>
    <w:p w14:paraId="0A5CE4F9" w14:textId="3C825838" w:rsidR="00D809C9" w:rsidRDefault="00D809C9" w:rsidP="00D809C9">
      <w:pPr>
        <w:pStyle w:val="BodyText"/>
        <w:rPr>
          <w:lang w:val="de-DE"/>
        </w:rPr>
      </w:pPr>
    </w:p>
    <w:p w14:paraId="6F7F34AE" w14:textId="77777777" w:rsidR="00D809C9" w:rsidRDefault="00D809C9" w:rsidP="00D809C9">
      <w:pPr>
        <w:pStyle w:val="BodyText"/>
        <w:rPr>
          <w:lang w:val="de-DE"/>
        </w:rPr>
      </w:pPr>
    </w:p>
    <w:p w14:paraId="63F9A719" w14:textId="11BF72B0" w:rsidR="00D809C9" w:rsidRDefault="00CC29B6" w:rsidP="00D809C9">
      <w:pPr>
        <w:pStyle w:val="Heading1"/>
        <w:rPr>
          <w:lang w:val="de-DE"/>
        </w:rPr>
      </w:pPr>
      <w:bookmarkStart w:id="16" w:name="section-solution-strategy"/>
      <w:bookmarkEnd w:id="13"/>
      <w:bookmarkEnd w:id="15"/>
      <w:r w:rsidRPr="00C8116B">
        <w:rPr>
          <w:lang w:val="de-DE"/>
        </w:rPr>
        <w:t>Lösungsstrategie</w:t>
      </w:r>
    </w:p>
    <w:p w14:paraId="6DFDC307" w14:textId="77777777" w:rsidR="00D809C9" w:rsidRDefault="00D809C9" w:rsidP="00D809C9">
      <w:pPr>
        <w:pStyle w:val="Heading3"/>
        <w:rPr>
          <w:lang w:val="de-DE"/>
        </w:rPr>
      </w:pPr>
      <w:r>
        <w:rPr>
          <w:lang w:val="de-DE"/>
        </w:rPr>
        <w:t>Funktionale Anforderungen</w:t>
      </w:r>
    </w:p>
    <w:p w14:paraId="224A1401" w14:textId="77777777" w:rsidR="00D809C9" w:rsidRPr="00D809C9" w:rsidRDefault="00D809C9" w:rsidP="00D809C9">
      <w:pPr>
        <w:pStyle w:val="BodyText"/>
        <w:rPr>
          <w:lang w:val="de-DE"/>
        </w:rPr>
      </w:pPr>
    </w:p>
    <w:tbl>
      <w:tblPr>
        <w:tblStyle w:val="TableGrid"/>
        <w:tblW w:w="11949" w:type="dxa"/>
        <w:jc w:val="center"/>
        <w:tblLook w:val="04A0" w:firstRow="1" w:lastRow="0" w:firstColumn="1" w:lastColumn="0" w:noHBand="0" w:noVBand="1"/>
      </w:tblPr>
      <w:tblGrid>
        <w:gridCol w:w="4116"/>
        <w:gridCol w:w="2927"/>
        <w:gridCol w:w="3334"/>
        <w:gridCol w:w="1572"/>
      </w:tblGrid>
      <w:tr w:rsidR="00EF4463" w14:paraId="3E70499C" w14:textId="77777777" w:rsidTr="00597929">
        <w:trPr>
          <w:trHeight w:val="561"/>
          <w:jc w:val="center"/>
        </w:trPr>
        <w:tc>
          <w:tcPr>
            <w:tcW w:w="4116" w:type="dxa"/>
            <w:shd w:val="clear" w:color="auto" w:fill="B8CCE4" w:themeFill="accent1" w:themeFillTint="66"/>
          </w:tcPr>
          <w:p w14:paraId="4EC80DF4" w14:textId="77777777" w:rsidR="009D45DE" w:rsidRPr="007B773F" w:rsidRDefault="009D45DE" w:rsidP="009D45DE">
            <w:pPr>
              <w:jc w:val="center"/>
              <w:rPr>
                <w:b/>
                <w:bCs/>
              </w:rPr>
            </w:pPr>
            <w:bookmarkStart w:id="17" w:name="section-building-block-view"/>
            <w:bookmarkEnd w:id="16"/>
            <w:proofErr w:type="spellStart"/>
            <w:r>
              <w:rPr>
                <w:b/>
                <w:bCs/>
              </w:rPr>
              <w:t>Methoden</w:t>
            </w:r>
            <w:proofErr w:type="spellEnd"/>
            <w:r>
              <w:rPr>
                <w:b/>
                <w:bCs/>
              </w:rPr>
              <w:t xml:space="preserve"> </w:t>
            </w:r>
            <w:proofErr w:type="spellStart"/>
            <w:r>
              <w:rPr>
                <w:b/>
                <w:bCs/>
              </w:rPr>
              <w:t>Signatur</w:t>
            </w:r>
            <w:proofErr w:type="spellEnd"/>
          </w:p>
        </w:tc>
        <w:tc>
          <w:tcPr>
            <w:tcW w:w="2927" w:type="dxa"/>
            <w:shd w:val="clear" w:color="auto" w:fill="B8CCE4" w:themeFill="accent1" w:themeFillTint="66"/>
          </w:tcPr>
          <w:p w14:paraId="6BCC2547" w14:textId="77777777" w:rsidR="009D45DE" w:rsidRPr="007B773F" w:rsidRDefault="009D45DE" w:rsidP="009D45DE">
            <w:pPr>
              <w:jc w:val="center"/>
              <w:rPr>
                <w:b/>
                <w:bCs/>
              </w:rPr>
            </w:pPr>
            <w:proofErr w:type="spellStart"/>
            <w:r>
              <w:rPr>
                <w:b/>
                <w:bCs/>
              </w:rPr>
              <w:t>Beschreibung</w:t>
            </w:r>
            <w:proofErr w:type="spellEnd"/>
          </w:p>
        </w:tc>
        <w:tc>
          <w:tcPr>
            <w:tcW w:w="3334" w:type="dxa"/>
            <w:shd w:val="clear" w:color="auto" w:fill="B8CCE4" w:themeFill="accent1" w:themeFillTint="66"/>
          </w:tcPr>
          <w:p w14:paraId="0BDE6455" w14:textId="5B29B782" w:rsidR="009D45DE" w:rsidRDefault="00CC1781" w:rsidP="009D45DE">
            <w:pPr>
              <w:jc w:val="center"/>
              <w:rPr>
                <w:b/>
                <w:bCs/>
              </w:rPr>
            </w:pPr>
            <w:proofErr w:type="spellStart"/>
            <w:r>
              <w:rPr>
                <w:b/>
                <w:bCs/>
              </w:rPr>
              <w:t>Klasse</w:t>
            </w:r>
            <w:proofErr w:type="spellEnd"/>
          </w:p>
        </w:tc>
        <w:tc>
          <w:tcPr>
            <w:tcW w:w="1572" w:type="dxa"/>
            <w:shd w:val="clear" w:color="auto" w:fill="B8CCE4" w:themeFill="accent1" w:themeFillTint="66"/>
          </w:tcPr>
          <w:p w14:paraId="65AD24F9" w14:textId="77777777" w:rsidR="009D45DE" w:rsidRPr="007B773F" w:rsidRDefault="009D45DE" w:rsidP="009D45DE">
            <w:pPr>
              <w:jc w:val="center"/>
              <w:rPr>
                <w:b/>
                <w:bCs/>
              </w:rPr>
            </w:pPr>
            <w:proofErr w:type="spellStart"/>
            <w:r>
              <w:rPr>
                <w:b/>
                <w:bCs/>
              </w:rPr>
              <w:t>UseCase</w:t>
            </w:r>
            <w:proofErr w:type="spellEnd"/>
          </w:p>
        </w:tc>
      </w:tr>
      <w:tr w:rsidR="00EF4463" w14:paraId="22699DC5" w14:textId="77777777" w:rsidTr="00597929">
        <w:trPr>
          <w:trHeight w:val="276"/>
          <w:jc w:val="center"/>
        </w:trPr>
        <w:tc>
          <w:tcPr>
            <w:tcW w:w="4116" w:type="dxa"/>
          </w:tcPr>
          <w:p w14:paraId="74C4C7C0" w14:textId="6BC10643" w:rsidR="009D45DE" w:rsidRPr="007B773F" w:rsidRDefault="009D45DE" w:rsidP="009D45DE">
            <w:pPr>
              <w:rPr>
                <w:sz w:val="22"/>
                <w:szCs w:val="22"/>
              </w:rPr>
            </w:pPr>
            <w:r w:rsidRPr="007B773F">
              <w:rPr>
                <w:sz w:val="22"/>
                <w:szCs w:val="22"/>
              </w:rPr>
              <w:t xml:space="preserve">void </w:t>
            </w:r>
            <w:proofErr w:type="spellStart"/>
            <w:r w:rsidR="00FB6CDB">
              <w:rPr>
                <w:sz w:val="22"/>
                <w:szCs w:val="22"/>
              </w:rPr>
              <w:t>showStartScreen</w:t>
            </w:r>
            <w:proofErr w:type="spellEnd"/>
            <w:r w:rsidRPr="007B773F">
              <w:rPr>
                <w:sz w:val="22"/>
                <w:szCs w:val="22"/>
              </w:rPr>
              <w:t xml:space="preserve"> ()</w:t>
            </w:r>
          </w:p>
        </w:tc>
        <w:tc>
          <w:tcPr>
            <w:tcW w:w="2927" w:type="dxa"/>
          </w:tcPr>
          <w:p w14:paraId="3C300809" w14:textId="77777777" w:rsidR="009D45DE" w:rsidRPr="007B773F" w:rsidRDefault="009D45DE">
            <w:pPr>
              <w:pStyle w:val="ListParagraph"/>
              <w:numPr>
                <w:ilvl w:val="0"/>
                <w:numId w:val="69"/>
              </w:numPr>
              <w:rPr>
                <w:sz w:val="22"/>
                <w:szCs w:val="22"/>
                <w:lang w:val="en-DE"/>
              </w:rPr>
            </w:pPr>
            <w:proofErr w:type="spellStart"/>
            <w:r>
              <w:rPr>
                <w:sz w:val="22"/>
                <w:szCs w:val="22"/>
              </w:rPr>
              <w:t>Zeigt</w:t>
            </w:r>
            <w:proofErr w:type="spellEnd"/>
            <w:r>
              <w:rPr>
                <w:sz w:val="22"/>
                <w:szCs w:val="22"/>
              </w:rPr>
              <w:t xml:space="preserve"> </w:t>
            </w:r>
            <w:proofErr w:type="spellStart"/>
            <w:r>
              <w:rPr>
                <w:sz w:val="22"/>
                <w:szCs w:val="22"/>
              </w:rPr>
              <w:t>bildschirm</w:t>
            </w:r>
            <w:proofErr w:type="spellEnd"/>
            <w:r>
              <w:rPr>
                <w:sz w:val="22"/>
                <w:szCs w:val="22"/>
              </w:rPr>
              <w:t xml:space="preserve"> 1 an:</w:t>
            </w:r>
          </w:p>
          <w:p w14:paraId="3B66C777" w14:textId="671A394B" w:rsidR="009D45DE" w:rsidRDefault="009D45DE">
            <w:pPr>
              <w:pStyle w:val="ListParagraph"/>
              <w:numPr>
                <w:ilvl w:val="0"/>
                <w:numId w:val="69"/>
              </w:numPr>
              <w:rPr>
                <w:sz w:val="22"/>
                <w:szCs w:val="22"/>
                <w:lang w:val="de-DE"/>
              </w:rPr>
            </w:pPr>
            <w:r w:rsidRPr="00FB6CDB">
              <w:rPr>
                <w:sz w:val="22"/>
                <w:szCs w:val="22"/>
                <w:lang w:val="de-DE"/>
              </w:rPr>
              <w:t>Zeigt den Start Button an</w:t>
            </w:r>
          </w:p>
          <w:p w14:paraId="70FEE83C" w14:textId="7E63FD6A" w:rsidR="009D45DE" w:rsidRPr="00FB6CDB" w:rsidRDefault="00675D70" w:rsidP="00FB6CDB">
            <w:pPr>
              <w:pStyle w:val="ListParagraph"/>
              <w:numPr>
                <w:ilvl w:val="0"/>
                <w:numId w:val="69"/>
              </w:numPr>
              <w:rPr>
                <w:sz w:val="22"/>
                <w:szCs w:val="22"/>
                <w:lang w:val="de-DE"/>
              </w:rPr>
            </w:pPr>
            <w:r>
              <w:rPr>
                <w:sz w:val="22"/>
                <w:szCs w:val="22"/>
                <w:lang w:val="de-DE"/>
              </w:rPr>
              <w:t>Ermöglicht</w:t>
            </w:r>
            <w:r w:rsidR="00FB6CDB">
              <w:rPr>
                <w:sz w:val="22"/>
                <w:szCs w:val="22"/>
                <w:lang w:val="de-DE"/>
              </w:rPr>
              <w:t xml:space="preserve"> dem Spieler </w:t>
            </w:r>
            <w:r>
              <w:rPr>
                <w:sz w:val="22"/>
                <w:szCs w:val="22"/>
                <w:lang w:val="de-DE"/>
              </w:rPr>
              <w:t>auszuwählen</w:t>
            </w:r>
            <w:r w:rsidR="00FB6CDB">
              <w:rPr>
                <w:sz w:val="22"/>
                <w:szCs w:val="22"/>
                <w:lang w:val="de-DE"/>
              </w:rPr>
              <w:t>, wie viele Spieler mitspielen sollen</w:t>
            </w:r>
          </w:p>
        </w:tc>
        <w:tc>
          <w:tcPr>
            <w:tcW w:w="3334" w:type="dxa"/>
          </w:tcPr>
          <w:p w14:paraId="553821F3" w14:textId="260EEA6A" w:rsidR="009D45DE" w:rsidRPr="007B773F" w:rsidRDefault="002172E3" w:rsidP="009D45DE">
            <w:pPr>
              <w:rPr>
                <w:sz w:val="22"/>
                <w:szCs w:val="22"/>
              </w:rPr>
            </w:pPr>
            <w:proofErr w:type="spellStart"/>
            <w:r>
              <w:rPr>
                <w:sz w:val="22"/>
                <w:szCs w:val="22"/>
              </w:rPr>
              <w:t>ScreenHandler</w:t>
            </w:r>
            <w:proofErr w:type="spellEnd"/>
          </w:p>
        </w:tc>
        <w:tc>
          <w:tcPr>
            <w:tcW w:w="1572" w:type="dxa"/>
          </w:tcPr>
          <w:p w14:paraId="349DBD08" w14:textId="77777777" w:rsidR="009D45DE" w:rsidRPr="007B773F" w:rsidRDefault="009D45DE" w:rsidP="009D45DE">
            <w:pPr>
              <w:rPr>
                <w:sz w:val="22"/>
                <w:szCs w:val="22"/>
              </w:rPr>
            </w:pPr>
            <w:r>
              <w:rPr>
                <w:sz w:val="22"/>
                <w:szCs w:val="22"/>
              </w:rPr>
              <w:t>UC-1</w:t>
            </w:r>
          </w:p>
        </w:tc>
      </w:tr>
      <w:tr w:rsidR="00EF4463" w14:paraId="4A407F65" w14:textId="77777777" w:rsidTr="00597929">
        <w:trPr>
          <w:trHeight w:val="276"/>
          <w:jc w:val="center"/>
        </w:trPr>
        <w:tc>
          <w:tcPr>
            <w:tcW w:w="4116" w:type="dxa"/>
          </w:tcPr>
          <w:p w14:paraId="3AFF1528" w14:textId="5D8BCDF6" w:rsidR="009D45DE" w:rsidRPr="007B773F" w:rsidRDefault="009D45DE" w:rsidP="009D45DE">
            <w:pPr>
              <w:spacing w:after="160" w:line="256" w:lineRule="auto"/>
              <w:rPr>
                <w:lang w:val="de-DE"/>
              </w:rPr>
            </w:pPr>
            <w:proofErr w:type="spellStart"/>
            <w:r w:rsidRPr="007B773F">
              <w:rPr>
                <w:lang w:val="de-DE"/>
              </w:rPr>
              <w:t>void</w:t>
            </w:r>
            <w:proofErr w:type="spellEnd"/>
            <w:r w:rsidRPr="007B773F">
              <w:rPr>
                <w:lang w:val="de-DE"/>
              </w:rPr>
              <w:t xml:space="preserve"> </w:t>
            </w:r>
            <w:proofErr w:type="spellStart"/>
            <w:proofErr w:type="gramStart"/>
            <w:r w:rsidR="00FB6CDB">
              <w:rPr>
                <w:lang w:val="de-DE"/>
              </w:rPr>
              <w:t>showLobbyScreens</w:t>
            </w:r>
            <w:proofErr w:type="spellEnd"/>
            <w:r w:rsidR="00FB6CDB">
              <w:rPr>
                <w:lang w:val="de-DE"/>
              </w:rPr>
              <w:t>(</w:t>
            </w:r>
            <w:proofErr w:type="spellStart"/>
            <w:proofErr w:type="gramEnd"/>
            <w:r w:rsidR="00FB6CDB">
              <w:rPr>
                <w:lang w:val="de-DE"/>
              </w:rPr>
              <w:t>int</w:t>
            </w:r>
            <w:proofErr w:type="spellEnd"/>
            <w:r w:rsidR="00FB6CDB">
              <w:rPr>
                <w:lang w:val="de-DE"/>
              </w:rPr>
              <w:t xml:space="preserve">, </w:t>
            </w:r>
            <w:proofErr w:type="spellStart"/>
            <w:r w:rsidR="00FB6CDB">
              <w:rPr>
                <w:lang w:val="de-DE"/>
              </w:rPr>
              <w:t>int</w:t>
            </w:r>
            <w:proofErr w:type="spellEnd"/>
            <w:r w:rsidR="00FB6CDB">
              <w:rPr>
                <w:lang w:val="de-DE"/>
              </w:rPr>
              <w:t>)</w:t>
            </w:r>
          </w:p>
          <w:p w14:paraId="66DB600B" w14:textId="77777777" w:rsidR="009D45DE" w:rsidRPr="007B773F" w:rsidRDefault="009D45DE" w:rsidP="009D45DE">
            <w:pPr>
              <w:tabs>
                <w:tab w:val="left" w:pos="1810"/>
              </w:tabs>
              <w:rPr>
                <w:sz w:val="22"/>
                <w:szCs w:val="22"/>
              </w:rPr>
            </w:pPr>
          </w:p>
        </w:tc>
        <w:tc>
          <w:tcPr>
            <w:tcW w:w="2927" w:type="dxa"/>
          </w:tcPr>
          <w:p w14:paraId="09006EE6" w14:textId="0C46BBDB" w:rsidR="009D45DE" w:rsidRDefault="00FB6CDB">
            <w:pPr>
              <w:pStyle w:val="ListParagraph"/>
              <w:numPr>
                <w:ilvl w:val="0"/>
                <w:numId w:val="66"/>
              </w:numPr>
              <w:spacing w:after="160" w:line="256" w:lineRule="auto"/>
              <w:ind w:left="360"/>
              <w:rPr>
                <w:lang w:val="de-DE"/>
              </w:rPr>
            </w:pPr>
            <w:r>
              <w:rPr>
                <w:lang w:val="de-DE"/>
              </w:rPr>
              <w:t xml:space="preserve">Zeigt Bildschirm 2 und / oder 3 an. Also den Wartebildschirm </w:t>
            </w:r>
            <w:r w:rsidR="00675D70">
              <w:rPr>
                <w:lang w:val="de-DE"/>
              </w:rPr>
              <w:t>für</w:t>
            </w:r>
            <w:r>
              <w:rPr>
                <w:lang w:val="de-DE"/>
              </w:rPr>
              <w:t xml:space="preserve"> den Spieler beitritt oder den Endbildschirm, mit der Spieler Nummer vom Gewinner</w:t>
            </w:r>
          </w:p>
          <w:p w14:paraId="70AB2C6B" w14:textId="77777777" w:rsidR="009D45DE" w:rsidRPr="007B773F" w:rsidRDefault="009D45DE" w:rsidP="009D45DE">
            <w:pPr>
              <w:rPr>
                <w:sz w:val="22"/>
                <w:szCs w:val="22"/>
                <w:lang w:val="de-DE"/>
              </w:rPr>
            </w:pPr>
          </w:p>
        </w:tc>
        <w:tc>
          <w:tcPr>
            <w:tcW w:w="3334" w:type="dxa"/>
          </w:tcPr>
          <w:p w14:paraId="312F2954" w14:textId="51835EE0"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6A5B43AF" w14:textId="2CD818E3" w:rsidR="009D45DE" w:rsidRPr="007B773F" w:rsidRDefault="009D45DE" w:rsidP="009D45DE">
            <w:pPr>
              <w:rPr>
                <w:sz w:val="22"/>
                <w:szCs w:val="22"/>
              </w:rPr>
            </w:pPr>
            <w:r>
              <w:rPr>
                <w:sz w:val="22"/>
                <w:szCs w:val="22"/>
              </w:rPr>
              <w:t>UC-</w:t>
            </w:r>
            <w:r w:rsidR="00FB6CDB">
              <w:rPr>
                <w:sz w:val="22"/>
                <w:szCs w:val="22"/>
              </w:rPr>
              <w:t>3 / UC-9</w:t>
            </w:r>
          </w:p>
        </w:tc>
      </w:tr>
      <w:tr w:rsidR="00EF4463" w14:paraId="1A34C093" w14:textId="77777777" w:rsidTr="00597929">
        <w:trPr>
          <w:trHeight w:val="285"/>
          <w:jc w:val="center"/>
        </w:trPr>
        <w:tc>
          <w:tcPr>
            <w:tcW w:w="4116" w:type="dxa"/>
          </w:tcPr>
          <w:p w14:paraId="276411F8" w14:textId="0105B568" w:rsidR="009D45DE" w:rsidRPr="000053F1" w:rsidRDefault="00FB6CDB" w:rsidP="009D45DE">
            <w:pPr>
              <w:rPr>
                <w:rFonts w:eastAsia="Times New Roman" w:cs="Times New Roman"/>
                <w:lang w:val="en-DE"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showGameScreen</w:t>
            </w:r>
            <w:proofErr w:type="spellEnd"/>
            <w:r>
              <w:rPr>
                <w:rFonts w:eastAsia="Times New Roman" w:cs="Times New Roman"/>
                <w:lang w:eastAsia="en-GB"/>
              </w:rPr>
              <w:t>(</w:t>
            </w:r>
            <w:proofErr w:type="gramEnd"/>
            <w:r>
              <w:rPr>
                <w:rFonts w:eastAsia="Times New Roman" w:cs="Times New Roman"/>
                <w:lang w:eastAsia="en-GB"/>
              </w:rPr>
              <w:t xml:space="preserve">Map&lt;Integer, int[][]&gt; </w:t>
            </w:r>
          </w:p>
          <w:p w14:paraId="45122D7C" w14:textId="77777777" w:rsidR="009D45DE" w:rsidRPr="007B773F" w:rsidRDefault="009D45DE" w:rsidP="009D45DE">
            <w:pPr>
              <w:rPr>
                <w:sz w:val="22"/>
                <w:szCs w:val="22"/>
              </w:rPr>
            </w:pPr>
          </w:p>
        </w:tc>
        <w:tc>
          <w:tcPr>
            <w:tcW w:w="2927" w:type="dxa"/>
          </w:tcPr>
          <w:p w14:paraId="6567D871" w14:textId="5809AF37" w:rsidR="009D45DE" w:rsidRPr="00FB6CDB" w:rsidRDefault="00FB6CDB">
            <w:pPr>
              <w:numPr>
                <w:ilvl w:val="0"/>
                <w:numId w:val="61"/>
              </w:numPr>
              <w:tabs>
                <w:tab w:val="clear" w:pos="720"/>
                <w:tab w:val="num" w:pos="360"/>
              </w:tabs>
              <w:ind w:left="360"/>
              <w:rPr>
                <w:rFonts w:eastAsia="Times New Roman" w:cs="Times New Roman"/>
                <w:lang w:val="en-DE" w:eastAsia="en-GB"/>
              </w:rPr>
            </w:pPr>
            <w:r w:rsidRPr="00FB6CDB">
              <w:rPr>
                <w:rFonts w:eastAsia="Times New Roman" w:cs="Times New Roman"/>
                <w:lang w:val="de-DE" w:eastAsia="en-GB"/>
              </w:rPr>
              <w:t>Zeigt den Game Bildschirm an</w:t>
            </w:r>
          </w:p>
          <w:p w14:paraId="0693A474" w14:textId="25D98CF5" w:rsidR="00FB6CDB" w:rsidRPr="00FB6CDB"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Zeichnet die jeweiligen </w:t>
            </w:r>
            <w:r w:rsidR="00675D70">
              <w:rPr>
                <w:rFonts w:eastAsia="Times New Roman" w:cs="Times New Roman"/>
                <w:lang w:val="de-DE" w:eastAsia="en-GB"/>
              </w:rPr>
              <w:t>Motorräder</w:t>
            </w:r>
          </w:p>
          <w:p w14:paraId="04656084" w14:textId="1AE563C1" w:rsidR="00FB6CDB" w:rsidRPr="000053F1"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Bekommt eine </w:t>
            </w:r>
            <w:proofErr w:type="spellStart"/>
            <w:r>
              <w:rPr>
                <w:rFonts w:eastAsia="Times New Roman" w:cs="Times New Roman"/>
                <w:lang w:val="de-DE" w:eastAsia="en-GB"/>
              </w:rPr>
              <w:t>Map</w:t>
            </w:r>
            <w:proofErr w:type="spellEnd"/>
            <w:r>
              <w:rPr>
                <w:rFonts w:eastAsia="Times New Roman" w:cs="Times New Roman"/>
                <w:lang w:val="de-DE" w:eastAsia="en-GB"/>
              </w:rPr>
              <w:t xml:space="preserve">, der </w:t>
            </w:r>
            <w:proofErr w:type="spellStart"/>
            <w:r>
              <w:rPr>
                <w:rFonts w:eastAsia="Times New Roman" w:cs="Times New Roman"/>
                <w:lang w:val="de-DE" w:eastAsia="en-GB"/>
              </w:rPr>
              <w:t>key</w:t>
            </w:r>
            <w:proofErr w:type="spellEnd"/>
            <w:r>
              <w:rPr>
                <w:rFonts w:eastAsia="Times New Roman" w:cs="Times New Roman"/>
                <w:lang w:val="de-DE" w:eastAsia="en-GB"/>
              </w:rPr>
              <w:t xml:space="preserve"> steht </w:t>
            </w:r>
            <w:r w:rsidR="00675D70">
              <w:rPr>
                <w:rFonts w:eastAsia="Times New Roman" w:cs="Times New Roman"/>
                <w:lang w:val="de-DE" w:eastAsia="en-GB"/>
              </w:rPr>
              <w:t>für</w:t>
            </w:r>
            <w:r>
              <w:rPr>
                <w:rFonts w:eastAsia="Times New Roman" w:cs="Times New Roman"/>
                <w:lang w:val="de-DE" w:eastAsia="en-GB"/>
              </w:rPr>
              <w:t xml:space="preserve"> den jeweiligen Spieler und der Value sind dann die jeweiligen Koordinaten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diesen Spieler</w:t>
            </w:r>
          </w:p>
          <w:p w14:paraId="5BE7648E" w14:textId="77777777" w:rsidR="009D45DE" w:rsidRPr="00251F4E" w:rsidRDefault="009D45DE" w:rsidP="009D45DE">
            <w:pPr>
              <w:rPr>
                <w:sz w:val="22"/>
                <w:szCs w:val="22"/>
                <w:lang w:val="de-DE"/>
              </w:rPr>
            </w:pPr>
          </w:p>
        </w:tc>
        <w:tc>
          <w:tcPr>
            <w:tcW w:w="3334" w:type="dxa"/>
          </w:tcPr>
          <w:p w14:paraId="3F47611D" w14:textId="05AD733E"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2257B7D9" w14:textId="2CAA9D44" w:rsidR="009D45DE" w:rsidRPr="007B773F" w:rsidRDefault="009D45DE" w:rsidP="009D45DE">
            <w:pPr>
              <w:rPr>
                <w:sz w:val="22"/>
                <w:szCs w:val="22"/>
              </w:rPr>
            </w:pPr>
            <w:r>
              <w:rPr>
                <w:sz w:val="22"/>
                <w:szCs w:val="22"/>
              </w:rPr>
              <w:t>UC-</w:t>
            </w:r>
            <w:r w:rsidR="00FB6CDB">
              <w:rPr>
                <w:sz w:val="22"/>
                <w:szCs w:val="22"/>
              </w:rPr>
              <w:t>4</w:t>
            </w:r>
          </w:p>
        </w:tc>
      </w:tr>
      <w:tr w:rsidR="00EF4463" w14:paraId="4C17AAB5" w14:textId="77777777" w:rsidTr="00597929">
        <w:trPr>
          <w:trHeight w:val="276"/>
          <w:jc w:val="center"/>
        </w:trPr>
        <w:tc>
          <w:tcPr>
            <w:tcW w:w="4116" w:type="dxa"/>
          </w:tcPr>
          <w:p w14:paraId="74CC787A" w14:textId="4A142463" w:rsidR="009D45DE" w:rsidRPr="00FB6CDB" w:rsidRDefault="00FB6CDB"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Stage)</w:t>
            </w:r>
          </w:p>
          <w:p w14:paraId="6336DF8C" w14:textId="77777777" w:rsidR="009D45DE" w:rsidRPr="007B773F" w:rsidRDefault="009D45DE" w:rsidP="009D45DE">
            <w:pPr>
              <w:rPr>
                <w:sz w:val="22"/>
                <w:szCs w:val="22"/>
              </w:rPr>
            </w:pPr>
          </w:p>
        </w:tc>
        <w:tc>
          <w:tcPr>
            <w:tcW w:w="2927" w:type="dxa"/>
          </w:tcPr>
          <w:p w14:paraId="2DC70F5D" w14:textId="14687CB8" w:rsidR="009D45DE" w:rsidRPr="000053F1" w:rsidRDefault="00FB6CDB">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Initialisiert</w:t>
            </w:r>
            <w:proofErr w:type="spellEnd"/>
            <w:r>
              <w:rPr>
                <w:rFonts w:eastAsia="Times New Roman" w:cs="Times New Roman"/>
                <w:lang w:eastAsia="en-GB"/>
              </w:rPr>
              <w:t xml:space="preserve"> die View</w:t>
            </w:r>
          </w:p>
          <w:p w14:paraId="48A536B4" w14:textId="77777777" w:rsidR="009D45DE" w:rsidRPr="00251F4E" w:rsidRDefault="009D45DE" w:rsidP="009D45DE">
            <w:pPr>
              <w:rPr>
                <w:sz w:val="22"/>
                <w:szCs w:val="22"/>
                <w:lang w:val="de-DE"/>
              </w:rPr>
            </w:pPr>
          </w:p>
        </w:tc>
        <w:tc>
          <w:tcPr>
            <w:tcW w:w="3334" w:type="dxa"/>
          </w:tcPr>
          <w:p w14:paraId="3B3E2C47" w14:textId="7EF277C7"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30F89923" w14:textId="2106C688" w:rsidR="009D45DE" w:rsidRPr="00342DF5" w:rsidRDefault="00300307" w:rsidP="009D45DE">
            <w:pPr>
              <w:rPr>
                <w:sz w:val="22"/>
                <w:szCs w:val="22"/>
              </w:rPr>
            </w:pPr>
            <w:proofErr w:type="spellStart"/>
            <w:r>
              <w:rPr>
                <w:sz w:val="22"/>
                <w:szCs w:val="22"/>
              </w:rPr>
              <w:t>UseCase</w:t>
            </w:r>
            <w:proofErr w:type="spellEnd"/>
            <w:r>
              <w:rPr>
                <w:sz w:val="22"/>
                <w:szCs w:val="22"/>
              </w:rPr>
              <w:t xml:space="preserve"> </w:t>
            </w:r>
            <w:proofErr w:type="spellStart"/>
            <w:r w:rsidR="00675D70">
              <w:rPr>
                <w:sz w:val="22"/>
                <w:szCs w:val="22"/>
              </w:rPr>
              <w:t>Übergreifend</w:t>
            </w:r>
            <w:proofErr w:type="spellEnd"/>
          </w:p>
        </w:tc>
      </w:tr>
      <w:tr w:rsidR="00EF4463" w14:paraId="4EC6F8A6" w14:textId="77777777" w:rsidTr="00597929">
        <w:trPr>
          <w:trHeight w:val="1408"/>
          <w:jc w:val="center"/>
        </w:trPr>
        <w:tc>
          <w:tcPr>
            <w:tcW w:w="4116" w:type="dxa"/>
          </w:tcPr>
          <w:p w14:paraId="42FCB72C" w14:textId="601004A2" w:rsidR="009D45DE" w:rsidRPr="007D67A1" w:rsidRDefault="007D67A1" w:rsidP="009D45DE">
            <w:pPr>
              <w:rPr>
                <w:rFonts w:eastAsia="Times New Roman" w:cs="Times New Roman"/>
                <w:lang w:eastAsia="en-GB"/>
              </w:rPr>
            </w:pPr>
            <w:r>
              <w:rPr>
                <w:rFonts w:eastAsia="Times New Roman" w:cs="Times New Roman"/>
                <w:lang w:eastAsia="en-GB"/>
              </w:rPr>
              <w:t xml:space="preserve">Boolean </w:t>
            </w:r>
            <w:proofErr w:type="spellStart"/>
            <w:proofErr w:type="gramStart"/>
            <w:r>
              <w:rPr>
                <w:rFonts w:eastAsia="Times New Roman" w:cs="Times New Roman"/>
                <w:lang w:eastAsia="en-GB"/>
              </w:rPr>
              <w:t>checkInputString</w:t>
            </w:r>
            <w:proofErr w:type="spellEnd"/>
            <w:r>
              <w:rPr>
                <w:rFonts w:eastAsia="Times New Roman" w:cs="Times New Roman"/>
                <w:lang w:eastAsia="en-GB"/>
              </w:rPr>
              <w:t>(</w:t>
            </w:r>
            <w:proofErr w:type="gramEnd"/>
            <w:r>
              <w:rPr>
                <w:rFonts w:eastAsia="Times New Roman" w:cs="Times New Roman"/>
                <w:lang w:eastAsia="en-GB"/>
              </w:rPr>
              <w:t>String)</w:t>
            </w:r>
          </w:p>
          <w:p w14:paraId="740BEF85" w14:textId="77777777" w:rsidR="009D45DE" w:rsidRPr="00CC1781" w:rsidRDefault="009D45DE" w:rsidP="009D45DE">
            <w:pPr>
              <w:jc w:val="center"/>
              <w:rPr>
                <w:sz w:val="22"/>
                <w:szCs w:val="22"/>
                <w:lang w:val="en-DE"/>
              </w:rPr>
            </w:pPr>
          </w:p>
        </w:tc>
        <w:tc>
          <w:tcPr>
            <w:tcW w:w="2927" w:type="dxa"/>
          </w:tcPr>
          <w:p w14:paraId="7817BAC2" w14:textId="4D2F587C"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sidRPr="007D67A1">
              <w:rPr>
                <w:rFonts w:eastAsia="Times New Roman" w:cs="Times New Roman"/>
                <w:lang w:val="de-DE" w:eastAsia="en-GB"/>
              </w:rPr>
              <w:t>Prueft</w:t>
            </w:r>
            <w:proofErr w:type="spellEnd"/>
            <w:r w:rsidRPr="007D67A1">
              <w:rPr>
                <w:rFonts w:eastAsia="Times New Roman" w:cs="Times New Roman"/>
                <w:lang w:val="de-DE" w:eastAsia="en-GB"/>
              </w:rPr>
              <w:t>, ob der Input des Spielers valide ist</w:t>
            </w:r>
            <w:r>
              <w:rPr>
                <w:rFonts w:eastAsia="Times New Roman" w:cs="Times New Roman"/>
                <w:lang w:val="de-DE" w:eastAsia="en-GB"/>
              </w:rPr>
              <w:t xml:space="preserve">. (also ob die korrekten </w:t>
            </w:r>
            <w:r w:rsidR="00675D70">
              <w:rPr>
                <w:rFonts w:eastAsia="Times New Roman" w:cs="Times New Roman"/>
                <w:lang w:val="de-DE" w:eastAsia="en-GB"/>
              </w:rPr>
              <w:t>Pfeiltasten</w:t>
            </w:r>
            <w:r>
              <w:rPr>
                <w:rFonts w:eastAsia="Times New Roman" w:cs="Times New Roman"/>
                <w:lang w:val="de-DE" w:eastAsia="en-GB"/>
              </w:rPr>
              <w:t xml:space="preserve"> </w:t>
            </w:r>
            <w:r w:rsidR="00675D70">
              <w:rPr>
                <w:rFonts w:eastAsia="Times New Roman" w:cs="Times New Roman"/>
                <w:lang w:val="de-DE" w:eastAsia="en-GB"/>
              </w:rPr>
              <w:t>gedrückt</w:t>
            </w:r>
            <w:r>
              <w:rPr>
                <w:rFonts w:eastAsia="Times New Roman" w:cs="Times New Roman"/>
                <w:lang w:val="de-DE" w:eastAsia="en-GB"/>
              </w:rPr>
              <w:t xml:space="preserve"> </w:t>
            </w:r>
            <w:proofErr w:type="gramStart"/>
            <w:r>
              <w:rPr>
                <w:rFonts w:eastAsia="Times New Roman" w:cs="Times New Roman"/>
                <w:lang w:val="de-DE" w:eastAsia="en-GB"/>
              </w:rPr>
              <w:t>wurden</w:t>
            </w:r>
            <w:proofErr w:type="gramEnd"/>
            <w:r>
              <w:rPr>
                <w:rFonts w:eastAsia="Times New Roman" w:cs="Times New Roman"/>
                <w:lang w:val="de-DE" w:eastAsia="en-GB"/>
              </w:rPr>
              <w:t xml:space="preserve"> sind etc.)</w:t>
            </w:r>
          </w:p>
          <w:p w14:paraId="4164A906" w14:textId="77777777" w:rsidR="009D45DE" w:rsidRPr="00251F4E" w:rsidRDefault="009D45DE" w:rsidP="009D45DE">
            <w:pPr>
              <w:tabs>
                <w:tab w:val="left" w:pos="915"/>
              </w:tabs>
              <w:rPr>
                <w:sz w:val="22"/>
                <w:szCs w:val="22"/>
                <w:lang w:val="de-DE"/>
              </w:rPr>
            </w:pPr>
          </w:p>
        </w:tc>
        <w:tc>
          <w:tcPr>
            <w:tcW w:w="3334" w:type="dxa"/>
          </w:tcPr>
          <w:p w14:paraId="2AA26EE4" w14:textId="71EB101D" w:rsidR="009D45DE" w:rsidRPr="00251F4E" w:rsidRDefault="002172E3" w:rsidP="002172E3">
            <w:pPr>
              <w:rPr>
                <w:sz w:val="22"/>
                <w:szCs w:val="22"/>
                <w:lang w:val="de-DE"/>
              </w:rPr>
            </w:pPr>
            <w:proofErr w:type="spellStart"/>
            <w:r>
              <w:rPr>
                <w:sz w:val="22"/>
                <w:szCs w:val="22"/>
                <w:lang w:val="de-DE"/>
              </w:rPr>
              <w:t>InputHandler</w:t>
            </w:r>
            <w:proofErr w:type="spellEnd"/>
          </w:p>
        </w:tc>
        <w:tc>
          <w:tcPr>
            <w:tcW w:w="1572" w:type="dxa"/>
          </w:tcPr>
          <w:p w14:paraId="3B372D05" w14:textId="59C90341" w:rsidR="009D45DE" w:rsidRPr="007B773F" w:rsidRDefault="007D67A1" w:rsidP="009D45DE">
            <w:pPr>
              <w:rPr>
                <w:sz w:val="22"/>
                <w:szCs w:val="22"/>
              </w:rPr>
            </w:pPr>
            <w:r>
              <w:rPr>
                <w:sz w:val="22"/>
                <w:szCs w:val="22"/>
              </w:rPr>
              <w:t>UC-4 / UC-3</w:t>
            </w:r>
          </w:p>
        </w:tc>
      </w:tr>
      <w:tr w:rsidR="00EF4463" w14:paraId="660FB6C6" w14:textId="77777777" w:rsidTr="00597929">
        <w:trPr>
          <w:trHeight w:val="276"/>
          <w:jc w:val="center"/>
        </w:trPr>
        <w:tc>
          <w:tcPr>
            <w:tcW w:w="4116" w:type="dxa"/>
          </w:tcPr>
          <w:p w14:paraId="423DDE5B" w14:textId="5722979C" w:rsidR="009D45DE" w:rsidRPr="00342DF5" w:rsidRDefault="007D67A1"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forwardInput</w:t>
            </w:r>
            <w:proofErr w:type="spellEnd"/>
            <w:r>
              <w:rPr>
                <w:rFonts w:eastAsia="Times New Roman" w:cs="Times New Roman"/>
                <w:lang w:eastAsia="en-GB"/>
              </w:rPr>
              <w:t xml:space="preserve"> (String)</w:t>
            </w:r>
          </w:p>
          <w:p w14:paraId="5A883208" w14:textId="77777777" w:rsidR="009D45DE" w:rsidRPr="007B773F" w:rsidRDefault="009D45DE" w:rsidP="009D45DE">
            <w:pPr>
              <w:ind w:left="720"/>
              <w:rPr>
                <w:sz w:val="22"/>
                <w:szCs w:val="22"/>
              </w:rPr>
            </w:pPr>
          </w:p>
        </w:tc>
        <w:tc>
          <w:tcPr>
            <w:tcW w:w="2927" w:type="dxa"/>
          </w:tcPr>
          <w:p w14:paraId="77A54F5F" w14:textId="284A0BED" w:rsidR="009D45DE" w:rsidRPr="007D67A1" w:rsidRDefault="007D67A1">
            <w:pPr>
              <w:pStyle w:val="ListParagraph"/>
              <w:numPr>
                <w:ilvl w:val="0"/>
                <w:numId w:val="71"/>
              </w:numPr>
              <w:rPr>
                <w:rFonts w:eastAsia="Times New Roman" w:cs="Times New Roman"/>
                <w:lang w:val="de-DE" w:eastAsia="en-GB"/>
              </w:rPr>
            </w:pPr>
            <w:r>
              <w:rPr>
                <w:rFonts w:eastAsia="Times New Roman" w:cs="Times New Roman"/>
                <w:lang w:val="de-DE" w:eastAsia="en-GB"/>
              </w:rPr>
              <w:t xml:space="preserve">Gibt den Spieler </w:t>
            </w:r>
            <w:proofErr w:type="spellStart"/>
            <w:r>
              <w:rPr>
                <w:rFonts w:eastAsia="Times New Roman" w:cs="Times New Roman"/>
                <w:lang w:val="de-DE" w:eastAsia="en-GB"/>
              </w:rPr>
              <w:t>input</w:t>
            </w:r>
            <w:proofErr w:type="spellEnd"/>
            <w:r>
              <w:rPr>
                <w:rFonts w:eastAsia="Times New Roman" w:cs="Times New Roman"/>
                <w:lang w:val="de-DE" w:eastAsia="en-GB"/>
              </w:rPr>
              <w:t xml:space="preserve"> an den Controller weiter</w:t>
            </w:r>
          </w:p>
        </w:tc>
        <w:tc>
          <w:tcPr>
            <w:tcW w:w="3334" w:type="dxa"/>
          </w:tcPr>
          <w:p w14:paraId="6ADC5773" w14:textId="4A296A15" w:rsidR="009D45DE" w:rsidRPr="007D67A1" w:rsidRDefault="002172E3" w:rsidP="009D45DE">
            <w:pPr>
              <w:rPr>
                <w:sz w:val="22"/>
                <w:szCs w:val="22"/>
                <w:lang w:val="de-DE"/>
              </w:rPr>
            </w:pPr>
            <w:proofErr w:type="spellStart"/>
            <w:r>
              <w:rPr>
                <w:sz w:val="22"/>
                <w:szCs w:val="22"/>
                <w:lang w:val="de-DE"/>
              </w:rPr>
              <w:t>InputHandler</w:t>
            </w:r>
            <w:proofErr w:type="spellEnd"/>
          </w:p>
        </w:tc>
        <w:tc>
          <w:tcPr>
            <w:tcW w:w="1572" w:type="dxa"/>
          </w:tcPr>
          <w:p w14:paraId="6A2D4728" w14:textId="5BD8B09A" w:rsidR="009D45DE" w:rsidRPr="007B773F" w:rsidRDefault="007D67A1" w:rsidP="009D45DE">
            <w:pPr>
              <w:rPr>
                <w:sz w:val="22"/>
                <w:szCs w:val="22"/>
              </w:rPr>
            </w:pPr>
            <w:r>
              <w:rPr>
                <w:sz w:val="22"/>
                <w:szCs w:val="22"/>
              </w:rPr>
              <w:t>UC-4 / UC-3</w:t>
            </w:r>
          </w:p>
        </w:tc>
      </w:tr>
      <w:tr w:rsidR="00EF4463" w14:paraId="72765457" w14:textId="77777777" w:rsidTr="00597929">
        <w:trPr>
          <w:trHeight w:val="276"/>
          <w:jc w:val="center"/>
        </w:trPr>
        <w:tc>
          <w:tcPr>
            <w:tcW w:w="4116" w:type="dxa"/>
          </w:tcPr>
          <w:p w14:paraId="03E3C3B1" w14:textId="65039183" w:rsidR="009D45DE" w:rsidRPr="00342DF5" w:rsidRDefault="007D67A1"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handle(</w:t>
            </w:r>
            <w:proofErr w:type="spellStart"/>
            <w:proofErr w:type="gramEnd"/>
            <w:r>
              <w:rPr>
                <w:rFonts w:eastAsia="Times New Roman" w:cs="Times New Roman"/>
                <w:lang w:eastAsia="en-GB"/>
              </w:rPr>
              <w:t>KeyEvent</w:t>
            </w:r>
            <w:proofErr w:type="spellEnd"/>
            <w:r>
              <w:rPr>
                <w:rFonts w:eastAsia="Times New Roman" w:cs="Times New Roman"/>
                <w:lang w:eastAsia="en-GB"/>
              </w:rPr>
              <w:t>)</w:t>
            </w:r>
          </w:p>
        </w:tc>
        <w:tc>
          <w:tcPr>
            <w:tcW w:w="2927" w:type="dxa"/>
          </w:tcPr>
          <w:p w14:paraId="53D71725" w14:textId="274FFC31" w:rsidR="009D45DE" w:rsidRPr="000053F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Nimmt den Spieler </w:t>
            </w:r>
            <w:proofErr w:type="spellStart"/>
            <w:r w:rsidRPr="007D67A1">
              <w:rPr>
                <w:rFonts w:eastAsia="Times New Roman" w:cs="Times New Roman"/>
                <w:lang w:val="de-DE" w:eastAsia="en-GB"/>
              </w:rPr>
              <w:t>input</w:t>
            </w:r>
            <w:proofErr w:type="spellEnd"/>
            <w:r w:rsidRPr="007D67A1">
              <w:rPr>
                <w:rFonts w:eastAsia="Times New Roman" w:cs="Times New Roman"/>
                <w:lang w:val="de-DE" w:eastAsia="en-GB"/>
              </w:rPr>
              <w:t xml:space="preserve"> en</w:t>
            </w:r>
            <w:r>
              <w:rPr>
                <w:rFonts w:eastAsia="Times New Roman" w:cs="Times New Roman"/>
                <w:lang w:val="de-DE" w:eastAsia="en-GB"/>
              </w:rPr>
              <w:t xml:space="preserve">tgegen und ruft </w:t>
            </w:r>
            <w:proofErr w:type="spellStart"/>
            <w:r>
              <w:rPr>
                <w:rFonts w:eastAsia="Times New Roman" w:cs="Times New Roman"/>
                <w:lang w:val="de-DE" w:eastAsia="en-GB"/>
              </w:rPr>
              <w:t>forwardInput</w:t>
            </w:r>
            <w:proofErr w:type="spellEnd"/>
            <w:r>
              <w:rPr>
                <w:rFonts w:eastAsia="Times New Roman" w:cs="Times New Roman"/>
                <w:lang w:val="de-DE" w:eastAsia="en-GB"/>
              </w:rPr>
              <w:t xml:space="preserve"> &amp; </w:t>
            </w:r>
            <w:proofErr w:type="spellStart"/>
            <w:r>
              <w:rPr>
                <w:rFonts w:eastAsia="Times New Roman" w:cs="Times New Roman"/>
                <w:lang w:val="de-DE" w:eastAsia="en-GB"/>
              </w:rPr>
              <w:t>checkInputString</w:t>
            </w:r>
            <w:proofErr w:type="spellEnd"/>
            <w:r>
              <w:rPr>
                <w:rFonts w:eastAsia="Times New Roman" w:cs="Times New Roman"/>
                <w:lang w:val="de-DE" w:eastAsia="en-GB"/>
              </w:rPr>
              <w:t xml:space="preserve"> auf </w:t>
            </w:r>
          </w:p>
          <w:p w14:paraId="7D9FC8F8" w14:textId="77777777" w:rsidR="009D45DE" w:rsidRPr="00251F4E" w:rsidRDefault="009D45DE" w:rsidP="009D45DE">
            <w:pPr>
              <w:rPr>
                <w:sz w:val="22"/>
                <w:szCs w:val="22"/>
                <w:lang w:val="de-DE"/>
              </w:rPr>
            </w:pPr>
          </w:p>
        </w:tc>
        <w:tc>
          <w:tcPr>
            <w:tcW w:w="3334" w:type="dxa"/>
          </w:tcPr>
          <w:p w14:paraId="6A3D1A31" w14:textId="5D79DFA9" w:rsidR="009D45DE" w:rsidRPr="00251F4E" w:rsidRDefault="002172E3" w:rsidP="009D45DE">
            <w:pPr>
              <w:rPr>
                <w:sz w:val="22"/>
                <w:szCs w:val="22"/>
                <w:lang w:val="de-DE"/>
              </w:rPr>
            </w:pPr>
            <w:proofErr w:type="spellStart"/>
            <w:r>
              <w:rPr>
                <w:sz w:val="22"/>
                <w:szCs w:val="22"/>
                <w:lang w:val="de-DE"/>
              </w:rPr>
              <w:t>InputHandler</w:t>
            </w:r>
            <w:proofErr w:type="spellEnd"/>
          </w:p>
        </w:tc>
        <w:tc>
          <w:tcPr>
            <w:tcW w:w="1572" w:type="dxa"/>
          </w:tcPr>
          <w:p w14:paraId="3ED7A8DF" w14:textId="56D0CAA6" w:rsidR="009D45DE" w:rsidRPr="007B773F" w:rsidRDefault="007D67A1" w:rsidP="009D45DE">
            <w:pPr>
              <w:rPr>
                <w:sz w:val="22"/>
                <w:szCs w:val="22"/>
              </w:rPr>
            </w:pPr>
            <w:r>
              <w:rPr>
                <w:sz w:val="22"/>
                <w:szCs w:val="22"/>
              </w:rPr>
              <w:t>UC-4 / UC-3</w:t>
            </w:r>
          </w:p>
        </w:tc>
      </w:tr>
      <w:tr w:rsidR="00EF4463" w14:paraId="7947D369" w14:textId="77777777" w:rsidTr="00597929">
        <w:trPr>
          <w:trHeight w:val="276"/>
          <w:jc w:val="center"/>
        </w:trPr>
        <w:tc>
          <w:tcPr>
            <w:tcW w:w="4116" w:type="dxa"/>
          </w:tcPr>
          <w:p w14:paraId="408E8BEF" w14:textId="5DC6C2E9" w:rsidR="009D45DE" w:rsidRPr="007D67A1" w:rsidRDefault="007D67A1"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endgame(</w:t>
            </w:r>
            <w:proofErr w:type="gramEnd"/>
            <w:r>
              <w:rPr>
                <w:rFonts w:eastAsia="Times New Roman" w:cs="Times New Roman"/>
                <w:lang w:eastAsia="en-GB"/>
              </w:rPr>
              <w:t xml:space="preserve">) </w:t>
            </w:r>
          </w:p>
          <w:p w14:paraId="379B3341" w14:textId="77777777" w:rsidR="009D45DE" w:rsidRPr="007B773F" w:rsidRDefault="009D45DE" w:rsidP="009D45DE">
            <w:pPr>
              <w:rPr>
                <w:sz w:val="22"/>
                <w:szCs w:val="22"/>
              </w:rPr>
            </w:pPr>
          </w:p>
        </w:tc>
        <w:tc>
          <w:tcPr>
            <w:tcW w:w="2927" w:type="dxa"/>
          </w:tcPr>
          <w:p w14:paraId="580A1FE0" w14:textId="45F85660" w:rsidR="009D45DE" w:rsidRPr="007D67A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Das Spiel wird beendet, indem es den </w:t>
            </w:r>
            <w:r>
              <w:rPr>
                <w:rFonts w:eastAsia="Times New Roman" w:cs="Times New Roman"/>
                <w:lang w:val="de-DE" w:eastAsia="en-GB"/>
              </w:rPr>
              <w:t>4 Bildschirm anzeigt mit dem jeweiligen Gewinner etc.</w:t>
            </w:r>
          </w:p>
          <w:p w14:paraId="63168B92" w14:textId="51A994EB" w:rsidR="007D67A1" w:rsidRPr="000053F1" w:rsidRDefault="007D67A1">
            <w:pPr>
              <w:numPr>
                <w:ilvl w:val="0"/>
                <w:numId w:val="62"/>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createWinnerScreen</w:t>
            </w:r>
            <w:proofErr w:type="spellEnd"/>
            <w:r>
              <w:rPr>
                <w:rFonts w:eastAsia="Times New Roman" w:cs="Times New Roman"/>
                <w:lang w:val="de-DE" w:eastAsia="en-GB"/>
              </w:rPr>
              <w:t xml:space="preserve"> auf</w:t>
            </w:r>
          </w:p>
          <w:p w14:paraId="1775B75C" w14:textId="77777777" w:rsidR="009D45DE" w:rsidRPr="00251F4E" w:rsidRDefault="009D45DE" w:rsidP="009D45DE">
            <w:pPr>
              <w:rPr>
                <w:sz w:val="22"/>
                <w:szCs w:val="22"/>
                <w:lang w:val="de-DE"/>
              </w:rPr>
            </w:pPr>
          </w:p>
        </w:tc>
        <w:tc>
          <w:tcPr>
            <w:tcW w:w="3334" w:type="dxa"/>
          </w:tcPr>
          <w:p w14:paraId="6156496C" w14:textId="35ED1960" w:rsidR="009D45DE" w:rsidRPr="00251F4E" w:rsidRDefault="002172E3" w:rsidP="009D45DE">
            <w:pPr>
              <w:rPr>
                <w:sz w:val="22"/>
                <w:szCs w:val="22"/>
                <w:lang w:val="de-DE"/>
              </w:rPr>
            </w:pPr>
            <w:r>
              <w:rPr>
                <w:sz w:val="22"/>
                <w:szCs w:val="22"/>
                <w:lang w:val="de-DE"/>
              </w:rPr>
              <w:t>Lobby</w:t>
            </w:r>
          </w:p>
        </w:tc>
        <w:tc>
          <w:tcPr>
            <w:tcW w:w="1572" w:type="dxa"/>
          </w:tcPr>
          <w:p w14:paraId="3E7067B8" w14:textId="1BBC4EA5" w:rsidR="009D45DE" w:rsidRPr="007B773F" w:rsidRDefault="007D67A1" w:rsidP="009D45DE">
            <w:pPr>
              <w:rPr>
                <w:sz w:val="22"/>
                <w:szCs w:val="22"/>
              </w:rPr>
            </w:pPr>
            <w:r>
              <w:rPr>
                <w:sz w:val="22"/>
                <w:szCs w:val="22"/>
              </w:rPr>
              <w:t>UC-9 / UC-5</w:t>
            </w:r>
          </w:p>
        </w:tc>
      </w:tr>
      <w:tr w:rsidR="00EF4463" w14:paraId="5C26B2F3" w14:textId="77777777" w:rsidTr="00597929">
        <w:trPr>
          <w:trHeight w:val="276"/>
          <w:jc w:val="center"/>
        </w:trPr>
        <w:tc>
          <w:tcPr>
            <w:tcW w:w="4116" w:type="dxa"/>
          </w:tcPr>
          <w:p w14:paraId="53864D9E" w14:textId="7F203077" w:rsidR="007D67A1" w:rsidRPr="007D67A1" w:rsidRDefault="007D67A1" w:rsidP="007D67A1">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createWinnerScreen</w:t>
            </w:r>
            <w:proofErr w:type="spellEnd"/>
            <w:r>
              <w:rPr>
                <w:rFonts w:eastAsia="Times New Roman" w:cs="Times New Roman"/>
                <w:lang w:eastAsia="en-GB"/>
              </w:rPr>
              <w:t>(</w:t>
            </w:r>
            <w:proofErr w:type="gramEnd"/>
            <w:r>
              <w:rPr>
                <w:rFonts w:eastAsia="Times New Roman" w:cs="Times New Roman"/>
                <w:lang w:eastAsia="en-GB"/>
              </w:rPr>
              <w:t>)</w:t>
            </w:r>
          </w:p>
          <w:p w14:paraId="625C8495" w14:textId="77777777" w:rsidR="007D67A1" w:rsidRPr="007B773F" w:rsidRDefault="007D67A1" w:rsidP="007D67A1">
            <w:pPr>
              <w:rPr>
                <w:sz w:val="22"/>
                <w:szCs w:val="22"/>
              </w:rPr>
            </w:pPr>
          </w:p>
        </w:tc>
        <w:tc>
          <w:tcPr>
            <w:tcW w:w="2927" w:type="dxa"/>
          </w:tcPr>
          <w:p w14:paraId="040256E8" w14:textId="58F4A2E6" w:rsidR="007D67A1" w:rsidRPr="00251F4E" w:rsidRDefault="00675D70" w:rsidP="007D67A1">
            <w:pPr>
              <w:numPr>
                <w:ilvl w:val="0"/>
                <w:numId w:val="62"/>
              </w:numPr>
              <w:tabs>
                <w:tab w:val="clear" w:pos="720"/>
                <w:tab w:val="num" w:pos="360"/>
              </w:tabs>
              <w:ind w:left="360"/>
              <w:rPr>
                <w:sz w:val="22"/>
                <w:szCs w:val="22"/>
                <w:lang w:val="de-DE"/>
              </w:rPr>
            </w:pPr>
            <w:r w:rsidRPr="007D67A1">
              <w:rPr>
                <w:rFonts w:eastAsia="Times New Roman" w:cs="Times New Roman"/>
                <w:lang w:val="de-DE" w:eastAsia="en-GB"/>
              </w:rPr>
              <w:t>Überprüft</w:t>
            </w:r>
            <w:r w:rsidR="007D67A1" w:rsidRPr="007D67A1">
              <w:rPr>
                <w:rFonts w:eastAsia="Times New Roman" w:cs="Times New Roman"/>
                <w:lang w:val="de-DE" w:eastAsia="en-GB"/>
              </w:rPr>
              <w:t xml:space="preserve"> den Gewinner Status aus d</w:t>
            </w:r>
            <w:r w:rsidR="007D67A1">
              <w:rPr>
                <w:rFonts w:eastAsia="Times New Roman" w:cs="Times New Roman"/>
                <w:lang w:val="de-DE" w:eastAsia="en-GB"/>
              </w:rPr>
              <w:t xml:space="preserve">er </w:t>
            </w:r>
            <w:proofErr w:type="spellStart"/>
            <w:r w:rsidR="007D67A1">
              <w:rPr>
                <w:rFonts w:eastAsia="Times New Roman" w:cs="Times New Roman"/>
                <w:lang w:val="de-DE" w:eastAsia="en-GB"/>
              </w:rPr>
              <w:t>gamelogic</w:t>
            </w:r>
            <w:proofErr w:type="spellEnd"/>
            <w:r w:rsidR="007D67A1">
              <w:rPr>
                <w:rFonts w:eastAsia="Times New Roman" w:cs="Times New Roman"/>
                <w:lang w:val="de-DE" w:eastAsia="en-GB"/>
              </w:rPr>
              <w:t xml:space="preserve"> und zeigt den 4ten Bildschirm an</w:t>
            </w:r>
          </w:p>
        </w:tc>
        <w:tc>
          <w:tcPr>
            <w:tcW w:w="3334" w:type="dxa"/>
          </w:tcPr>
          <w:p w14:paraId="6005AD7D" w14:textId="5AF847E2" w:rsidR="007D67A1" w:rsidRPr="00251F4E" w:rsidRDefault="002172E3" w:rsidP="007D67A1">
            <w:pPr>
              <w:rPr>
                <w:sz w:val="22"/>
                <w:szCs w:val="22"/>
                <w:lang w:val="de-DE"/>
              </w:rPr>
            </w:pPr>
            <w:r>
              <w:rPr>
                <w:sz w:val="22"/>
                <w:szCs w:val="22"/>
                <w:lang w:val="de-DE"/>
              </w:rPr>
              <w:t>Lobby</w:t>
            </w:r>
          </w:p>
        </w:tc>
        <w:tc>
          <w:tcPr>
            <w:tcW w:w="1572" w:type="dxa"/>
          </w:tcPr>
          <w:p w14:paraId="0D71A72A" w14:textId="1E081B0C" w:rsidR="007D67A1" w:rsidRPr="007B773F" w:rsidRDefault="007D67A1" w:rsidP="007D67A1">
            <w:pPr>
              <w:rPr>
                <w:sz w:val="22"/>
                <w:szCs w:val="22"/>
              </w:rPr>
            </w:pPr>
            <w:r>
              <w:rPr>
                <w:sz w:val="22"/>
                <w:szCs w:val="22"/>
              </w:rPr>
              <w:t>UC-9 / UC-5</w:t>
            </w:r>
          </w:p>
        </w:tc>
      </w:tr>
      <w:tr w:rsidR="00EF4463" w14:paraId="507613F3" w14:textId="77777777" w:rsidTr="00597929">
        <w:trPr>
          <w:trHeight w:val="276"/>
          <w:jc w:val="center"/>
        </w:trPr>
        <w:tc>
          <w:tcPr>
            <w:tcW w:w="4116" w:type="dxa"/>
          </w:tcPr>
          <w:p w14:paraId="53ABF310" w14:textId="491E3EFA" w:rsidR="009D45DE" w:rsidRPr="007D67A1" w:rsidRDefault="007D67A1" w:rsidP="009D45DE">
            <w:pPr>
              <w:rPr>
                <w:rFonts w:eastAsia="Times New Roman" w:cs="Times New Roman"/>
                <w:lang w:eastAsia="en-GB"/>
              </w:rPr>
            </w:pPr>
            <w:r>
              <w:rPr>
                <w:rFonts w:eastAsia="Times New Roman" w:cs="Times New Roman"/>
                <w:lang w:eastAsia="en-GB"/>
              </w:rPr>
              <w:t xml:space="preserve">Lobby </w:t>
            </w:r>
            <w:proofErr w:type="spellStart"/>
            <w:proofErr w:type="gramStart"/>
            <w:r>
              <w:rPr>
                <w:rFonts w:eastAsia="Times New Roman" w:cs="Times New Roman"/>
                <w:lang w:eastAsia="en-GB"/>
              </w:rPr>
              <w:t>initLobby</w:t>
            </w:r>
            <w:proofErr w:type="spellEnd"/>
            <w:r>
              <w:rPr>
                <w:rFonts w:eastAsia="Times New Roman" w:cs="Times New Roman"/>
                <w:lang w:eastAsia="en-GB"/>
              </w:rPr>
              <w:t>(</w:t>
            </w:r>
            <w:proofErr w:type="gramEnd"/>
            <w:r>
              <w:rPr>
                <w:rFonts w:eastAsia="Times New Roman" w:cs="Times New Roman"/>
                <w:lang w:eastAsia="en-GB"/>
              </w:rPr>
              <w:t>)</w:t>
            </w:r>
          </w:p>
          <w:p w14:paraId="06987E0A" w14:textId="77777777" w:rsidR="009D45DE" w:rsidRPr="007B773F" w:rsidRDefault="009D45DE" w:rsidP="009D45DE">
            <w:pPr>
              <w:ind w:left="720"/>
              <w:rPr>
                <w:sz w:val="22"/>
                <w:szCs w:val="22"/>
              </w:rPr>
            </w:pPr>
          </w:p>
        </w:tc>
        <w:tc>
          <w:tcPr>
            <w:tcW w:w="2927" w:type="dxa"/>
          </w:tcPr>
          <w:p w14:paraId="74B74D8A" w14:textId="559C2B4A"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Zeigt</w:t>
            </w:r>
            <w:proofErr w:type="spellEnd"/>
            <w:r>
              <w:rPr>
                <w:rFonts w:eastAsia="Times New Roman" w:cs="Times New Roman"/>
                <w:lang w:eastAsia="en-GB"/>
              </w:rPr>
              <w:t xml:space="preserve"> </w:t>
            </w:r>
            <w:proofErr w:type="spellStart"/>
            <w:r>
              <w:rPr>
                <w:rFonts w:eastAsia="Times New Roman" w:cs="Times New Roman"/>
                <w:lang w:eastAsia="en-GB"/>
              </w:rPr>
              <w:t>Bildschirm</w:t>
            </w:r>
            <w:proofErr w:type="spellEnd"/>
            <w:r>
              <w:rPr>
                <w:rFonts w:eastAsia="Times New Roman" w:cs="Times New Roman"/>
                <w:lang w:eastAsia="en-GB"/>
              </w:rPr>
              <w:t xml:space="preserve"> 2 an (</w:t>
            </w:r>
            <w:proofErr w:type="spellStart"/>
            <w:r>
              <w:rPr>
                <w:rFonts w:eastAsia="Times New Roman" w:cs="Times New Roman"/>
                <w:lang w:eastAsia="en-GB"/>
              </w:rPr>
              <w:t>wartescreen</w:t>
            </w:r>
            <w:proofErr w:type="spellEnd"/>
            <w:r>
              <w:rPr>
                <w:rFonts w:eastAsia="Times New Roman" w:cs="Times New Roman"/>
                <w:lang w:eastAsia="en-GB"/>
              </w:rPr>
              <w:t>)</w:t>
            </w:r>
          </w:p>
          <w:p w14:paraId="3726AE9B" w14:textId="77777777" w:rsidR="009D45DE" w:rsidRPr="007B773F" w:rsidRDefault="009D45DE" w:rsidP="009D45DE">
            <w:pPr>
              <w:rPr>
                <w:sz w:val="22"/>
                <w:szCs w:val="22"/>
              </w:rPr>
            </w:pPr>
          </w:p>
        </w:tc>
        <w:tc>
          <w:tcPr>
            <w:tcW w:w="3334" w:type="dxa"/>
          </w:tcPr>
          <w:p w14:paraId="510E9A10" w14:textId="01EA8E7C" w:rsidR="009D45DE" w:rsidRPr="00E76818" w:rsidRDefault="002172E3" w:rsidP="009D45DE">
            <w:pPr>
              <w:rPr>
                <w:sz w:val="22"/>
                <w:szCs w:val="22"/>
                <w:lang w:val="de-DE"/>
              </w:rPr>
            </w:pPr>
            <w:r>
              <w:rPr>
                <w:sz w:val="22"/>
                <w:szCs w:val="22"/>
                <w:lang w:val="de-DE"/>
              </w:rPr>
              <w:t>Lobby</w:t>
            </w:r>
          </w:p>
        </w:tc>
        <w:tc>
          <w:tcPr>
            <w:tcW w:w="1572" w:type="dxa"/>
          </w:tcPr>
          <w:p w14:paraId="7C908CCA" w14:textId="74D309F2" w:rsidR="009D45DE" w:rsidRPr="007B773F" w:rsidRDefault="007D67A1" w:rsidP="009D45DE">
            <w:pPr>
              <w:rPr>
                <w:sz w:val="22"/>
                <w:szCs w:val="22"/>
              </w:rPr>
            </w:pPr>
            <w:r>
              <w:rPr>
                <w:sz w:val="22"/>
                <w:szCs w:val="22"/>
              </w:rPr>
              <w:t>UC-</w:t>
            </w:r>
            <w:r w:rsidR="00CB2BAE">
              <w:rPr>
                <w:sz w:val="22"/>
                <w:szCs w:val="22"/>
              </w:rPr>
              <w:t>3</w:t>
            </w:r>
          </w:p>
        </w:tc>
      </w:tr>
      <w:tr w:rsidR="00EF4463" w14:paraId="0B6F61E3" w14:textId="77777777" w:rsidTr="00597929">
        <w:trPr>
          <w:trHeight w:val="276"/>
          <w:jc w:val="center"/>
        </w:trPr>
        <w:tc>
          <w:tcPr>
            <w:tcW w:w="4116" w:type="dxa"/>
          </w:tcPr>
          <w:p w14:paraId="5CE820C6" w14:textId="03E192B8" w:rsidR="009D45DE" w:rsidRPr="00CB2BAE" w:rsidRDefault="00CB2BAE" w:rsidP="009D45DE">
            <w:pPr>
              <w:rPr>
                <w:rFonts w:eastAsia="Times New Roman" w:cs="Times New Roman"/>
                <w:lang w:eastAsia="en-GB"/>
              </w:rPr>
            </w:pPr>
            <w:r>
              <w:rPr>
                <w:rFonts w:eastAsia="Times New Roman" w:cs="Times New Roman"/>
                <w:lang w:eastAsia="en-GB"/>
              </w:rPr>
              <w:lastRenderedPageBreak/>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p w14:paraId="503E416B" w14:textId="77777777" w:rsidR="009D45DE" w:rsidRPr="007B773F" w:rsidRDefault="009D45DE" w:rsidP="009D45DE">
            <w:pPr>
              <w:rPr>
                <w:sz w:val="22"/>
                <w:szCs w:val="22"/>
              </w:rPr>
            </w:pPr>
          </w:p>
        </w:tc>
        <w:tc>
          <w:tcPr>
            <w:tcW w:w="2927" w:type="dxa"/>
          </w:tcPr>
          <w:p w14:paraId="7574B54B" w14:textId="313FAB21"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sidRPr="00CB2BAE">
              <w:rPr>
                <w:rFonts w:eastAsia="Times New Roman" w:cs="Times New Roman"/>
                <w:lang w:val="de-DE" w:eastAsia="en-GB"/>
              </w:rPr>
              <w:t xml:space="preserve">Erstellt die jeweiligen </w:t>
            </w:r>
            <w:proofErr w:type="spellStart"/>
            <w:r w:rsidRPr="00CB2BAE">
              <w:rPr>
                <w:rFonts w:eastAsia="Times New Roman" w:cs="Times New Roman"/>
                <w:lang w:val="de-DE" w:eastAsia="en-GB"/>
              </w:rPr>
              <w:t>spieler</w:t>
            </w:r>
            <w:proofErr w:type="spellEnd"/>
            <w:r w:rsidRPr="00CB2BAE">
              <w:rPr>
                <w:rFonts w:eastAsia="Times New Roman" w:cs="Times New Roman"/>
                <w:lang w:val="de-DE" w:eastAsia="en-GB"/>
              </w:rPr>
              <w:t xml:space="preserve">, wenn diese </w:t>
            </w:r>
            <w:r>
              <w:rPr>
                <w:rFonts w:eastAsia="Times New Roman" w:cs="Times New Roman"/>
                <w:lang w:val="de-DE" w:eastAsia="en-GB"/>
              </w:rPr>
              <w:t>dem Spiel aus dem 2ten Bildschirm beitreten</w:t>
            </w:r>
          </w:p>
          <w:p w14:paraId="7294CDAD" w14:textId="6D76220F"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Pr>
                <w:rFonts w:eastAsia="Times New Roman" w:cs="Times New Roman"/>
                <w:lang w:val="en-DE" w:eastAsia="en-GB"/>
              </w:rPr>
              <w:t>Die view wird da</w:t>
            </w:r>
            <w:r w:rsidRPr="00CB2BAE">
              <w:rPr>
                <w:rFonts w:eastAsia="Times New Roman" w:cs="Times New Roman"/>
                <w:lang w:val="de-DE" w:eastAsia="en-GB"/>
              </w:rPr>
              <w:t xml:space="preserve">bei aktualisiert </w:t>
            </w:r>
            <w:r>
              <w:rPr>
                <w:rFonts w:eastAsia="Times New Roman" w:cs="Times New Roman"/>
                <w:lang w:val="de-DE" w:eastAsia="en-GB"/>
              </w:rPr>
              <w:t>um die beigetretenen Spieler anzuzeigen</w:t>
            </w:r>
          </w:p>
          <w:p w14:paraId="13447B6C" w14:textId="77777777" w:rsidR="009D45DE" w:rsidRPr="00251F4E" w:rsidRDefault="009D45DE" w:rsidP="009D45DE">
            <w:pPr>
              <w:rPr>
                <w:sz w:val="22"/>
                <w:szCs w:val="22"/>
                <w:lang w:val="de-DE"/>
              </w:rPr>
            </w:pPr>
          </w:p>
        </w:tc>
        <w:tc>
          <w:tcPr>
            <w:tcW w:w="3334" w:type="dxa"/>
          </w:tcPr>
          <w:p w14:paraId="0757ACA4" w14:textId="1E68D54F" w:rsidR="009D45DE" w:rsidRPr="00251F4E" w:rsidRDefault="002172E3" w:rsidP="009D45DE">
            <w:pPr>
              <w:rPr>
                <w:sz w:val="22"/>
                <w:szCs w:val="22"/>
                <w:lang w:val="de-DE"/>
              </w:rPr>
            </w:pPr>
            <w:r>
              <w:rPr>
                <w:sz w:val="22"/>
                <w:szCs w:val="22"/>
                <w:lang w:val="de-DE"/>
              </w:rPr>
              <w:t>Lobby</w:t>
            </w:r>
          </w:p>
        </w:tc>
        <w:tc>
          <w:tcPr>
            <w:tcW w:w="1572" w:type="dxa"/>
          </w:tcPr>
          <w:p w14:paraId="337ADCA5" w14:textId="2484AFFB" w:rsidR="009D45DE" w:rsidRPr="00342DF5" w:rsidRDefault="00CB2BAE" w:rsidP="009D45DE">
            <w:pPr>
              <w:rPr>
                <w:sz w:val="22"/>
                <w:szCs w:val="22"/>
              </w:rPr>
            </w:pPr>
            <w:r>
              <w:rPr>
                <w:sz w:val="22"/>
                <w:szCs w:val="22"/>
              </w:rPr>
              <w:t>UC-3</w:t>
            </w:r>
          </w:p>
        </w:tc>
      </w:tr>
      <w:tr w:rsidR="00EF4463" w14:paraId="57F4DECD" w14:textId="77777777" w:rsidTr="00597929">
        <w:trPr>
          <w:trHeight w:val="276"/>
          <w:jc w:val="center"/>
        </w:trPr>
        <w:tc>
          <w:tcPr>
            <w:tcW w:w="4116" w:type="dxa"/>
          </w:tcPr>
          <w:p w14:paraId="4B0B00EE" w14:textId="0785BA56"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setCurrentPlayerCount</w:t>
            </w:r>
            <w:proofErr w:type="spellEnd"/>
            <w:r>
              <w:rPr>
                <w:rFonts w:eastAsia="Times New Roman" w:cs="Times New Roman"/>
                <w:lang w:eastAsia="en-GB"/>
              </w:rPr>
              <w:t>(int)</w:t>
            </w:r>
          </w:p>
          <w:p w14:paraId="002F7E89" w14:textId="77777777" w:rsidR="009D45DE" w:rsidRPr="007B773F" w:rsidRDefault="009D45DE" w:rsidP="009D45DE">
            <w:pPr>
              <w:ind w:left="720"/>
              <w:rPr>
                <w:sz w:val="22"/>
                <w:szCs w:val="22"/>
              </w:rPr>
            </w:pPr>
          </w:p>
        </w:tc>
        <w:tc>
          <w:tcPr>
            <w:tcW w:w="2927" w:type="dxa"/>
          </w:tcPr>
          <w:p w14:paraId="1B156CC1" w14:textId="45F81769" w:rsidR="009D45DE" w:rsidRPr="000053F1" w:rsidRDefault="00CB2BAE">
            <w:pPr>
              <w:numPr>
                <w:ilvl w:val="0"/>
                <w:numId w:val="63"/>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Setzt</w:t>
            </w:r>
            <w:proofErr w:type="spellEnd"/>
            <w:r>
              <w:rPr>
                <w:rFonts w:eastAsia="Times New Roman" w:cs="Times New Roman"/>
                <w:lang w:eastAsia="en-GB"/>
              </w:rPr>
              <w:t xml:space="preserve"> den </w:t>
            </w:r>
            <w:proofErr w:type="spellStart"/>
            <w:r>
              <w:rPr>
                <w:rFonts w:eastAsia="Times New Roman" w:cs="Times New Roman"/>
                <w:lang w:eastAsia="en-GB"/>
              </w:rPr>
              <w:t>CurrentPlayerCount</w:t>
            </w:r>
            <w:proofErr w:type="spellEnd"/>
          </w:p>
          <w:p w14:paraId="1FF9E7E1" w14:textId="77777777" w:rsidR="009D45DE" w:rsidRPr="00251F4E" w:rsidRDefault="009D45DE" w:rsidP="009D45DE">
            <w:pPr>
              <w:tabs>
                <w:tab w:val="left" w:pos="401"/>
              </w:tabs>
              <w:rPr>
                <w:sz w:val="22"/>
                <w:szCs w:val="22"/>
                <w:lang w:val="de-DE"/>
              </w:rPr>
            </w:pPr>
          </w:p>
        </w:tc>
        <w:tc>
          <w:tcPr>
            <w:tcW w:w="3334" w:type="dxa"/>
          </w:tcPr>
          <w:p w14:paraId="54AA8297" w14:textId="4A996889" w:rsidR="009D45DE" w:rsidRPr="00251F4E" w:rsidRDefault="002172E3" w:rsidP="009D45DE">
            <w:pPr>
              <w:rPr>
                <w:sz w:val="22"/>
                <w:szCs w:val="22"/>
                <w:lang w:val="de-DE"/>
              </w:rPr>
            </w:pPr>
            <w:r>
              <w:rPr>
                <w:sz w:val="22"/>
                <w:szCs w:val="22"/>
                <w:lang w:val="de-DE"/>
              </w:rPr>
              <w:t>Lobby</w:t>
            </w:r>
          </w:p>
        </w:tc>
        <w:tc>
          <w:tcPr>
            <w:tcW w:w="1572" w:type="dxa"/>
          </w:tcPr>
          <w:p w14:paraId="55E54780" w14:textId="6C5E0BEB" w:rsidR="009D45DE" w:rsidRPr="00342DF5" w:rsidRDefault="00CB2BAE"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29E5A5CD" w14:textId="77777777" w:rsidTr="00597929">
        <w:trPr>
          <w:trHeight w:val="276"/>
          <w:jc w:val="center"/>
        </w:trPr>
        <w:tc>
          <w:tcPr>
            <w:tcW w:w="4116" w:type="dxa"/>
          </w:tcPr>
          <w:p w14:paraId="68144E7D" w14:textId="7F34E1FB"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p w14:paraId="6E140074" w14:textId="77777777" w:rsidR="009D45DE" w:rsidRPr="007B773F" w:rsidRDefault="009D45DE" w:rsidP="009D45DE">
            <w:pPr>
              <w:rPr>
                <w:sz w:val="22"/>
                <w:szCs w:val="22"/>
              </w:rPr>
            </w:pPr>
          </w:p>
        </w:tc>
        <w:tc>
          <w:tcPr>
            <w:tcW w:w="2927" w:type="dxa"/>
          </w:tcPr>
          <w:p w14:paraId="177A5D1B" w14:textId="0315BA98" w:rsidR="009D45DE" w:rsidRPr="00251F4E" w:rsidRDefault="00CB2BAE">
            <w:pPr>
              <w:pStyle w:val="ListParagraph"/>
              <w:numPr>
                <w:ilvl w:val="0"/>
                <w:numId w:val="72"/>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showStartScreen</w:t>
            </w:r>
            <w:proofErr w:type="spellEnd"/>
            <w:r>
              <w:rPr>
                <w:rFonts w:eastAsia="Times New Roman" w:cs="Times New Roman"/>
                <w:lang w:val="de-DE" w:eastAsia="en-GB"/>
              </w:rPr>
              <w:t>(</w:t>
            </w:r>
            <w:proofErr w:type="spellStart"/>
            <w:r>
              <w:rPr>
                <w:rFonts w:eastAsia="Times New Roman" w:cs="Times New Roman"/>
                <w:lang w:val="de-DE" w:eastAsia="en-GB"/>
              </w:rPr>
              <w:t>int</w:t>
            </w:r>
            <w:proofErr w:type="spellEnd"/>
            <w:r>
              <w:rPr>
                <w:rFonts w:eastAsia="Times New Roman" w:cs="Times New Roman"/>
                <w:lang w:val="de-DE" w:eastAsia="en-GB"/>
              </w:rPr>
              <w:t>) auf</w:t>
            </w:r>
          </w:p>
          <w:p w14:paraId="4C529D44" w14:textId="77777777" w:rsidR="009D45DE" w:rsidRPr="00251F4E" w:rsidRDefault="009D45DE" w:rsidP="009D45DE">
            <w:pPr>
              <w:rPr>
                <w:sz w:val="22"/>
                <w:szCs w:val="22"/>
                <w:lang w:val="de-DE"/>
              </w:rPr>
            </w:pPr>
          </w:p>
        </w:tc>
        <w:tc>
          <w:tcPr>
            <w:tcW w:w="3334" w:type="dxa"/>
          </w:tcPr>
          <w:p w14:paraId="15937BBE" w14:textId="36CBFC43" w:rsidR="009D45DE" w:rsidRPr="00251F4E" w:rsidRDefault="002172E3" w:rsidP="009D45DE">
            <w:pPr>
              <w:rPr>
                <w:sz w:val="22"/>
                <w:szCs w:val="22"/>
                <w:lang w:val="de-DE"/>
              </w:rPr>
            </w:pPr>
            <w:r>
              <w:rPr>
                <w:sz w:val="22"/>
                <w:szCs w:val="22"/>
                <w:lang w:val="de-DE"/>
              </w:rPr>
              <w:t>Lobby</w:t>
            </w:r>
          </w:p>
        </w:tc>
        <w:tc>
          <w:tcPr>
            <w:tcW w:w="1572" w:type="dxa"/>
          </w:tcPr>
          <w:p w14:paraId="69BA4493" w14:textId="5D44F175" w:rsidR="009D45DE" w:rsidRPr="00342DF5"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456E15C2" w14:textId="77777777" w:rsidTr="00597929">
        <w:trPr>
          <w:trHeight w:val="276"/>
          <w:jc w:val="center"/>
        </w:trPr>
        <w:tc>
          <w:tcPr>
            <w:tcW w:w="4116" w:type="dxa"/>
          </w:tcPr>
          <w:p w14:paraId="6A16809D" w14:textId="4392F56B" w:rsidR="009D45DE" w:rsidRPr="0034278D" w:rsidRDefault="0034278D" w:rsidP="009D45DE">
            <w:pPr>
              <w:rPr>
                <w:rFonts w:eastAsia="Times New Roman" w:cs="Times New Roman"/>
                <w:lang w:eastAsia="en-GB"/>
              </w:rPr>
            </w:pPr>
            <w:r>
              <w:rPr>
                <w:rFonts w:eastAsia="Times New Roman" w:cs="Times New Roman"/>
                <w:lang w:eastAsia="en-GB"/>
              </w:rPr>
              <w:t xml:space="preserve">Map&lt;Integer, List&lt;String&gt;&gt; </w:t>
            </w:r>
            <w:proofErr w:type="spellStart"/>
            <w:proofErr w:type="gramStart"/>
            <w:r>
              <w:rPr>
                <w:rFonts w:eastAsia="Times New Roman" w:cs="Times New Roman"/>
                <w:lang w:eastAsia="en-GB"/>
              </w:rPr>
              <w:t>getPlayerMappings</w:t>
            </w:r>
            <w:proofErr w:type="spellEnd"/>
            <w:r>
              <w:rPr>
                <w:rFonts w:eastAsia="Times New Roman" w:cs="Times New Roman"/>
                <w:lang w:eastAsia="en-GB"/>
              </w:rPr>
              <w:t>(</w:t>
            </w:r>
            <w:proofErr w:type="gramEnd"/>
            <w:r>
              <w:rPr>
                <w:rFonts w:eastAsia="Times New Roman" w:cs="Times New Roman"/>
                <w:lang w:eastAsia="en-GB"/>
              </w:rPr>
              <w:t>)</w:t>
            </w:r>
          </w:p>
          <w:p w14:paraId="7C50EA63" w14:textId="77777777" w:rsidR="009D45DE" w:rsidRPr="007B773F" w:rsidRDefault="009D45DE" w:rsidP="009D45DE">
            <w:pPr>
              <w:rPr>
                <w:sz w:val="22"/>
                <w:szCs w:val="22"/>
              </w:rPr>
            </w:pPr>
          </w:p>
        </w:tc>
        <w:tc>
          <w:tcPr>
            <w:tcW w:w="2927" w:type="dxa"/>
          </w:tcPr>
          <w:p w14:paraId="606AF336" w14:textId="3D367638" w:rsidR="009D45DE" w:rsidRPr="0034278D" w:rsidRDefault="0034278D" w:rsidP="0034278D">
            <w:pPr>
              <w:numPr>
                <w:ilvl w:val="0"/>
                <w:numId w:val="64"/>
              </w:numPr>
              <w:tabs>
                <w:tab w:val="clear" w:pos="720"/>
                <w:tab w:val="num" w:pos="360"/>
              </w:tabs>
              <w:ind w:left="360"/>
              <w:rPr>
                <w:sz w:val="22"/>
                <w:szCs w:val="22"/>
                <w:lang w:val="de-DE"/>
              </w:rPr>
            </w:pPr>
            <w:proofErr w:type="spellStart"/>
            <w:r>
              <w:rPr>
                <w:rFonts w:eastAsia="Times New Roman" w:cs="Times New Roman"/>
                <w:lang w:eastAsia="en-GB"/>
              </w:rPr>
              <w:t>Gibt</w:t>
            </w:r>
            <w:proofErr w:type="spellEnd"/>
            <w:r>
              <w:rPr>
                <w:rFonts w:eastAsia="Times New Roman" w:cs="Times New Roman"/>
                <w:lang w:eastAsia="en-GB"/>
              </w:rPr>
              <w:t xml:space="preserve"> die </w:t>
            </w:r>
            <w:proofErr w:type="spellStart"/>
            <w:r>
              <w:rPr>
                <w:rFonts w:eastAsia="Times New Roman" w:cs="Times New Roman"/>
                <w:lang w:eastAsia="en-GB"/>
              </w:rPr>
              <w:t>Playermappings</w:t>
            </w:r>
            <w:proofErr w:type="spellEnd"/>
            <w:r>
              <w:rPr>
                <w:rFonts w:eastAsia="Times New Roman" w:cs="Times New Roman"/>
                <w:lang w:eastAsia="en-GB"/>
              </w:rPr>
              <w:t xml:space="preserve"> </w:t>
            </w:r>
            <w:proofErr w:type="spellStart"/>
            <w:r w:rsidR="00675D70">
              <w:rPr>
                <w:rFonts w:eastAsia="Times New Roman" w:cs="Times New Roman"/>
                <w:lang w:eastAsia="en-GB"/>
              </w:rPr>
              <w:t>zurück</w:t>
            </w:r>
            <w:proofErr w:type="spellEnd"/>
          </w:p>
          <w:p w14:paraId="6CE74753" w14:textId="4B711D17" w:rsidR="0034278D" w:rsidRPr="00251F4E" w:rsidRDefault="0034278D" w:rsidP="0034278D">
            <w:pPr>
              <w:numPr>
                <w:ilvl w:val="0"/>
                <w:numId w:val="64"/>
              </w:numPr>
              <w:tabs>
                <w:tab w:val="clear" w:pos="720"/>
                <w:tab w:val="num" w:pos="360"/>
              </w:tabs>
              <w:ind w:left="360"/>
              <w:rPr>
                <w:sz w:val="22"/>
                <w:szCs w:val="22"/>
                <w:lang w:val="de-DE"/>
              </w:rPr>
            </w:pPr>
            <w:r>
              <w:rPr>
                <w:sz w:val="22"/>
                <w:szCs w:val="22"/>
                <w:lang w:val="de-DE"/>
              </w:rPr>
              <w:t xml:space="preserve">Die </w:t>
            </w:r>
            <w:proofErr w:type="spellStart"/>
            <w:r>
              <w:rPr>
                <w:sz w:val="22"/>
                <w:szCs w:val="22"/>
                <w:lang w:val="de-DE"/>
              </w:rPr>
              <w:t>Playermappings</w:t>
            </w:r>
            <w:proofErr w:type="spellEnd"/>
            <w:r>
              <w:rPr>
                <w:sz w:val="22"/>
                <w:szCs w:val="22"/>
                <w:lang w:val="de-DE"/>
              </w:rPr>
              <w:t xml:space="preserve"> sind die jeweiligen </w:t>
            </w:r>
            <w:r w:rsidR="00675D70">
              <w:rPr>
                <w:sz w:val="22"/>
                <w:szCs w:val="22"/>
                <w:lang w:val="de-DE"/>
              </w:rPr>
              <w:t>Tastenbelegungen</w:t>
            </w:r>
            <w:r>
              <w:rPr>
                <w:sz w:val="22"/>
                <w:szCs w:val="22"/>
                <w:lang w:val="de-DE"/>
              </w:rPr>
              <w:t xml:space="preserve"> </w:t>
            </w:r>
            <w:r w:rsidR="00675D70">
              <w:rPr>
                <w:sz w:val="22"/>
                <w:szCs w:val="22"/>
                <w:lang w:val="de-DE"/>
              </w:rPr>
              <w:t>für</w:t>
            </w:r>
            <w:r>
              <w:rPr>
                <w:sz w:val="22"/>
                <w:szCs w:val="22"/>
                <w:lang w:val="de-DE"/>
              </w:rPr>
              <w:t xml:space="preserve"> die jeweiligen Spieler </w:t>
            </w:r>
          </w:p>
        </w:tc>
        <w:tc>
          <w:tcPr>
            <w:tcW w:w="3334" w:type="dxa"/>
          </w:tcPr>
          <w:p w14:paraId="3025CD6B" w14:textId="08E7DCEE"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70BE090C" w14:textId="6A4D3727" w:rsidR="009D45DE" w:rsidRPr="00342DF5"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218741AA" w14:textId="77777777" w:rsidTr="00597929">
        <w:trPr>
          <w:trHeight w:val="276"/>
          <w:jc w:val="center"/>
        </w:trPr>
        <w:tc>
          <w:tcPr>
            <w:tcW w:w="4116" w:type="dxa"/>
          </w:tcPr>
          <w:p w14:paraId="2B458BD2" w14:textId="5E20EF75" w:rsidR="009D45DE" w:rsidRPr="0034278D" w:rsidRDefault="0034278D"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getLobbyTimerDuration</w:t>
            </w:r>
            <w:proofErr w:type="spellEnd"/>
            <w:r>
              <w:rPr>
                <w:rFonts w:eastAsia="Times New Roman" w:cs="Times New Roman"/>
                <w:lang w:eastAsia="en-GB"/>
              </w:rPr>
              <w:t>(</w:t>
            </w:r>
            <w:proofErr w:type="gramEnd"/>
            <w:r>
              <w:rPr>
                <w:rFonts w:eastAsia="Times New Roman" w:cs="Times New Roman"/>
                <w:lang w:eastAsia="en-GB"/>
              </w:rPr>
              <w:t>)</w:t>
            </w:r>
          </w:p>
          <w:p w14:paraId="2611B0B0" w14:textId="77777777" w:rsidR="009D45DE" w:rsidRPr="007B773F" w:rsidRDefault="009D45DE" w:rsidP="009D45DE">
            <w:pPr>
              <w:rPr>
                <w:sz w:val="22"/>
                <w:szCs w:val="22"/>
              </w:rPr>
            </w:pPr>
          </w:p>
        </w:tc>
        <w:tc>
          <w:tcPr>
            <w:tcW w:w="2927" w:type="dxa"/>
          </w:tcPr>
          <w:p w14:paraId="08BD0221" w14:textId="02DD9846" w:rsidR="009D45DE" w:rsidRPr="000053F1" w:rsidRDefault="0034278D">
            <w:pPr>
              <w:numPr>
                <w:ilvl w:val="0"/>
                <w:numId w:val="64"/>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 xml:space="preserve">Gibt die </w:t>
            </w:r>
            <w:r w:rsidR="00675D70" w:rsidRPr="0034278D">
              <w:rPr>
                <w:rFonts w:eastAsia="Times New Roman" w:cs="Times New Roman"/>
                <w:lang w:val="de-DE" w:eastAsia="en-GB"/>
              </w:rPr>
              <w:t>Sekunden</w:t>
            </w:r>
            <w:r w:rsidRPr="0034278D">
              <w:rPr>
                <w:rFonts w:eastAsia="Times New Roman" w:cs="Times New Roman"/>
                <w:lang w:val="de-DE" w:eastAsia="en-GB"/>
              </w:rPr>
              <w:t xml:space="preserve"> </w:t>
            </w:r>
            <w:r w:rsidR="00675D70" w:rsidRPr="0034278D">
              <w:rPr>
                <w:rFonts w:eastAsia="Times New Roman" w:cs="Times New Roman"/>
                <w:lang w:val="de-DE" w:eastAsia="en-GB"/>
              </w:rPr>
              <w:t>Anzahl</w:t>
            </w:r>
            <w:r w:rsidRPr="0034278D">
              <w:rPr>
                <w:rFonts w:eastAsia="Times New Roman" w:cs="Times New Roman"/>
                <w:lang w:val="de-DE" w:eastAsia="en-GB"/>
              </w:rPr>
              <w:t xml:space="preserve"> </w:t>
            </w:r>
            <w:r w:rsidR="00675D70" w:rsidRPr="0034278D">
              <w:rPr>
                <w:rFonts w:eastAsia="Times New Roman" w:cs="Times New Roman"/>
                <w:lang w:val="de-DE" w:eastAsia="en-GB"/>
              </w:rPr>
              <w:t>für</w:t>
            </w:r>
            <w:r w:rsidRPr="0034278D">
              <w:rPr>
                <w:rFonts w:eastAsia="Times New Roman" w:cs="Times New Roman"/>
                <w:lang w:val="de-DE" w:eastAsia="en-GB"/>
              </w:rPr>
              <w:t xml:space="preserve"> </w:t>
            </w:r>
            <w:r>
              <w:rPr>
                <w:rFonts w:eastAsia="Times New Roman" w:cs="Times New Roman"/>
                <w:lang w:val="de-DE" w:eastAsia="en-GB"/>
              </w:rPr>
              <w:t>die Dauer der Lobby (wartebildschirm) an</w:t>
            </w:r>
          </w:p>
          <w:p w14:paraId="56077172" w14:textId="77777777" w:rsidR="009D45DE" w:rsidRPr="00251F4E" w:rsidRDefault="009D45DE" w:rsidP="009D45DE">
            <w:pPr>
              <w:rPr>
                <w:sz w:val="22"/>
                <w:szCs w:val="22"/>
                <w:lang w:val="de-DE"/>
              </w:rPr>
            </w:pPr>
          </w:p>
        </w:tc>
        <w:tc>
          <w:tcPr>
            <w:tcW w:w="3334" w:type="dxa"/>
          </w:tcPr>
          <w:p w14:paraId="66F14A05" w14:textId="7635F39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41E5A211" w14:textId="7B5FB697" w:rsidR="009D45DE" w:rsidRPr="00342DF5" w:rsidRDefault="0034278D" w:rsidP="009D45DE">
            <w:pPr>
              <w:rPr>
                <w:sz w:val="22"/>
                <w:szCs w:val="22"/>
              </w:rPr>
            </w:pPr>
            <w:r>
              <w:rPr>
                <w:sz w:val="22"/>
                <w:szCs w:val="22"/>
              </w:rPr>
              <w:t>UC-3</w:t>
            </w:r>
          </w:p>
        </w:tc>
      </w:tr>
      <w:tr w:rsidR="00EF4463" w14:paraId="0580F322" w14:textId="77777777" w:rsidTr="00597929">
        <w:trPr>
          <w:trHeight w:val="276"/>
          <w:jc w:val="center"/>
        </w:trPr>
        <w:tc>
          <w:tcPr>
            <w:tcW w:w="4116" w:type="dxa"/>
          </w:tcPr>
          <w:p w14:paraId="5CEEE847" w14:textId="04CB2FBE"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getPlayerCount</w:t>
            </w:r>
            <w:proofErr w:type="spellEnd"/>
            <w:r>
              <w:rPr>
                <w:lang w:val="de-DE"/>
              </w:rPr>
              <w:t>(</w:t>
            </w:r>
            <w:proofErr w:type="gramEnd"/>
            <w:r>
              <w:rPr>
                <w:lang w:val="de-DE"/>
              </w:rPr>
              <w:t>)</w:t>
            </w:r>
          </w:p>
          <w:p w14:paraId="5451DD9C" w14:textId="77777777" w:rsidR="009D45DE" w:rsidRPr="007B773F" w:rsidRDefault="009D45DE" w:rsidP="009D45DE">
            <w:pPr>
              <w:tabs>
                <w:tab w:val="left" w:pos="1152"/>
              </w:tabs>
              <w:rPr>
                <w:sz w:val="22"/>
                <w:szCs w:val="22"/>
              </w:rPr>
            </w:pPr>
          </w:p>
        </w:tc>
        <w:tc>
          <w:tcPr>
            <w:tcW w:w="2927" w:type="dxa"/>
          </w:tcPr>
          <w:p w14:paraId="7A16E8A5" w14:textId="76EA9B31" w:rsidR="009D45DE" w:rsidRDefault="0034278D">
            <w:pPr>
              <w:pStyle w:val="ListParagraph"/>
              <w:numPr>
                <w:ilvl w:val="0"/>
                <w:numId w:val="67"/>
              </w:numPr>
              <w:spacing w:after="160" w:line="256" w:lineRule="auto"/>
              <w:ind w:left="360"/>
              <w:rPr>
                <w:lang w:val="de-DE"/>
              </w:rPr>
            </w:pPr>
            <w:r>
              <w:rPr>
                <w:lang w:val="de-DE"/>
              </w:rPr>
              <w:t xml:space="preserve">Gibt die Maximal </w:t>
            </w:r>
            <w:r w:rsidR="00675D70">
              <w:rPr>
                <w:lang w:val="de-DE"/>
              </w:rPr>
              <w:t>mögliche</w:t>
            </w:r>
            <w:r>
              <w:rPr>
                <w:lang w:val="de-DE"/>
              </w:rPr>
              <w:t xml:space="preserve"> Spieleranzahl </w:t>
            </w:r>
            <w:r w:rsidR="00675D70">
              <w:rPr>
                <w:lang w:val="de-DE"/>
              </w:rPr>
              <w:t>zurück</w:t>
            </w:r>
            <w:r>
              <w:rPr>
                <w:lang w:val="de-DE"/>
              </w:rPr>
              <w:t xml:space="preserve"> (6)</w:t>
            </w:r>
          </w:p>
          <w:p w14:paraId="5BE80C08" w14:textId="77777777" w:rsidR="009D45DE" w:rsidRPr="00251F4E" w:rsidRDefault="009D45DE" w:rsidP="009D45DE">
            <w:pPr>
              <w:rPr>
                <w:sz w:val="22"/>
                <w:szCs w:val="22"/>
                <w:lang w:val="de-DE"/>
              </w:rPr>
            </w:pPr>
          </w:p>
        </w:tc>
        <w:tc>
          <w:tcPr>
            <w:tcW w:w="3334" w:type="dxa"/>
          </w:tcPr>
          <w:p w14:paraId="24C16116" w14:textId="0ECFBA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7780065C" w14:textId="369F2996" w:rsidR="009D45DE" w:rsidRPr="00342DF5" w:rsidRDefault="0034278D" w:rsidP="009D45DE">
            <w:pPr>
              <w:rPr>
                <w:sz w:val="22"/>
                <w:szCs w:val="22"/>
              </w:rPr>
            </w:pPr>
            <w:r>
              <w:rPr>
                <w:sz w:val="22"/>
                <w:szCs w:val="22"/>
              </w:rPr>
              <w:t xml:space="preserve">UC-3 / </w:t>
            </w:r>
            <w:r>
              <w:rPr>
                <w:sz w:val="22"/>
                <w:szCs w:val="22"/>
              </w:rPr>
              <w:t xml:space="preserve">Use Case </w:t>
            </w:r>
            <w:proofErr w:type="spellStart"/>
            <w:r w:rsidR="00675D70">
              <w:rPr>
                <w:sz w:val="22"/>
                <w:szCs w:val="22"/>
              </w:rPr>
              <w:t>Übergreifend</w:t>
            </w:r>
            <w:proofErr w:type="spellEnd"/>
          </w:p>
        </w:tc>
      </w:tr>
      <w:tr w:rsidR="00EF4463" w14:paraId="6D57164C" w14:textId="77777777" w:rsidTr="00597929">
        <w:trPr>
          <w:trHeight w:val="276"/>
          <w:jc w:val="center"/>
        </w:trPr>
        <w:tc>
          <w:tcPr>
            <w:tcW w:w="4116" w:type="dxa"/>
          </w:tcPr>
          <w:p w14:paraId="3EFC0EA2" w14:textId="101648E4" w:rsidR="009D45DE" w:rsidRPr="00342DF5" w:rsidRDefault="0034278D" w:rsidP="009D45DE">
            <w:pPr>
              <w:spacing w:after="160" w:line="256" w:lineRule="auto"/>
              <w:rPr>
                <w:lang w:val="de-DE"/>
              </w:rPr>
            </w:pPr>
            <w:proofErr w:type="spellStart"/>
            <w:r>
              <w:rPr>
                <w:lang w:val="de-DE"/>
              </w:rPr>
              <w:t>Void</w:t>
            </w:r>
            <w:proofErr w:type="spellEnd"/>
            <w:r>
              <w:rPr>
                <w:lang w:val="de-DE"/>
              </w:rPr>
              <w:t xml:space="preserve"> </w:t>
            </w:r>
            <w:proofErr w:type="spellStart"/>
            <w:proofErr w:type="gramStart"/>
            <w:r>
              <w:rPr>
                <w:lang w:val="de-DE"/>
              </w:rPr>
              <w:t>setPlayerCount</w:t>
            </w:r>
            <w:proofErr w:type="spellEnd"/>
            <w:r>
              <w:rPr>
                <w:lang w:val="de-DE"/>
              </w:rPr>
              <w:t>(</w:t>
            </w:r>
            <w:proofErr w:type="gramEnd"/>
            <w:r>
              <w:rPr>
                <w:lang w:val="de-DE"/>
              </w:rPr>
              <w:t>)</w:t>
            </w:r>
          </w:p>
          <w:p w14:paraId="66CA27ED" w14:textId="77777777" w:rsidR="009D45DE" w:rsidRPr="007B773F" w:rsidRDefault="009D45DE" w:rsidP="009D45DE">
            <w:pPr>
              <w:rPr>
                <w:sz w:val="22"/>
                <w:szCs w:val="22"/>
              </w:rPr>
            </w:pPr>
          </w:p>
        </w:tc>
        <w:tc>
          <w:tcPr>
            <w:tcW w:w="2927" w:type="dxa"/>
          </w:tcPr>
          <w:p w14:paraId="746AAF72" w14:textId="13357596" w:rsidR="009D45DE" w:rsidRDefault="0034278D">
            <w:pPr>
              <w:pStyle w:val="ListParagraph"/>
              <w:numPr>
                <w:ilvl w:val="0"/>
                <w:numId w:val="67"/>
              </w:numPr>
              <w:spacing w:after="160" w:line="256" w:lineRule="auto"/>
              <w:ind w:left="360"/>
              <w:rPr>
                <w:lang w:val="de-DE"/>
              </w:rPr>
            </w:pPr>
            <w:r>
              <w:rPr>
                <w:lang w:val="de-DE"/>
              </w:rPr>
              <w:t xml:space="preserve">Setzt den </w:t>
            </w:r>
            <w:proofErr w:type="spellStart"/>
            <w:r>
              <w:rPr>
                <w:lang w:val="de-DE"/>
              </w:rPr>
              <w:t>playerCount</w:t>
            </w:r>
            <w:proofErr w:type="spellEnd"/>
          </w:p>
          <w:p w14:paraId="3BD9AE63" w14:textId="77777777" w:rsidR="009D45DE" w:rsidRPr="00342DF5" w:rsidRDefault="009D45DE" w:rsidP="009D45DE">
            <w:pPr>
              <w:rPr>
                <w:sz w:val="22"/>
                <w:szCs w:val="22"/>
                <w:lang w:val="de-DE"/>
              </w:rPr>
            </w:pPr>
          </w:p>
        </w:tc>
        <w:tc>
          <w:tcPr>
            <w:tcW w:w="3334" w:type="dxa"/>
          </w:tcPr>
          <w:p w14:paraId="548FFBD6" w14:textId="522B2E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14467083" w14:textId="78B40D9A" w:rsidR="009D45DE" w:rsidRPr="00342DF5"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536AC19E" w14:textId="77777777" w:rsidTr="00597929">
        <w:trPr>
          <w:trHeight w:val="276"/>
          <w:jc w:val="center"/>
        </w:trPr>
        <w:tc>
          <w:tcPr>
            <w:tcW w:w="4116" w:type="dxa"/>
          </w:tcPr>
          <w:p w14:paraId="40FF511A" w14:textId="416AF68C" w:rsidR="009D45DE" w:rsidRPr="00342DF5" w:rsidRDefault="0034278D" w:rsidP="009D45DE">
            <w:pPr>
              <w:spacing w:after="160" w:line="256" w:lineRule="auto"/>
              <w:rPr>
                <w:lang w:val="de-DE"/>
              </w:rPr>
            </w:pPr>
            <w:proofErr w:type="spellStart"/>
            <w:proofErr w:type="gramStart"/>
            <w:r>
              <w:rPr>
                <w:lang w:val="de-DE"/>
              </w:rPr>
              <w:t>Int</w:t>
            </w:r>
            <w:proofErr w:type="spellEnd"/>
            <w:r>
              <w:rPr>
                <w:lang w:val="de-DE"/>
              </w:rPr>
              <w:t>[</w:t>
            </w:r>
            <w:proofErr w:type="gramEnd"/>
            <w:r>
              <w:rPr>
                <w:lang w:val="de-DE"/>
              </w:rPr>
              <w:t xml:space="preserve">] </w:t>
            </w:r>
            <w:proofErr w:type="spellStart"/>
            <w:r>
              <w:rPr>
                <w:lang w:val="de-DE"/>
              </w:rPr>
              <w:t>getBoardSize</w:t>
            </w:r>
            <w:proofErr w:type="spellEnd"/>
            <w:r>
              <w:rPr>
                <w:lang w:val="de-DE"/>
              </w:rPr>
              <w:t>()</w:t>
            </w:r>
          </w:p>
          <w:p w14:paraId="1DD73714" w14:textId="77777777" w:rsidR="009D45DE" w:rsidRPr="007B773F" w:rsidRDefault="009D45DE" w:rsidP="009D45DE">
            <w:pPr>
              <w:tabs>
                <w:tab w:val="left" w:pos="2448"/>
              </w:tabs>
              <w:rPr>
                <w:sz w:val="22"/>
                <w:szCs w:val="22"/>
              </w:rPr>
            </w:pPr>
          </w:p>
        </w:tc>
        <w:tc>
          <w:tcPr>
            <w:tcW w:w="2927" w:type="dxa"/>
          </w:tcPr>
          <w:p w14:paraId="4D123E39" w14:textId="22616004" w:rsidR="009D45DE" w:rsidRPr="00342DF5" w:rsidRDefault="0034278D" w:rsidP="0034278D">
            <w:pPr>
              <w:pStyle w:val="ListParagraph"/>
              <w:numPr>
                <w:ilvl w:val="0"/>
                <w:numId w:val="67"/>
              </w:numPr>
              <w:spacing w:after="160" w:line="256" w:lineRule="auto"/>
              <w:ind w:left="360"/>
              <w:rPr>
                <w:sz w:val="22"/>
                <w:szCs w:val="22"/>
                <w:lang w:val="de-DE"/>
              </w:rPr>
            </w:pPr>
            <w:r>
              <w:rPr>
                <w:sz w:val="22"/>
                <w:szCs w:val="22"/>
                <w:lang w:val="de-DE"/>
              </w:rPr>
              <w:t xml:space="preserve">Gibt die </w:t>
            </w:r>
            <w:r w:rsidR="00675D70">
              <w:rPr>
                <w:sz w:val="22"/>
                <w:szCs w:val="22"/>
                <w:lang w:val="de-DE"/>
              </w:rPr>
              <w:t>Größe</w:t>
            </w:r>
            <w:r>
              <w:rPr>
                <w:sz w:val="22"/>
                <w:szCs w:val="22"/>
                <w:lang w:val="de-DE"/>
              </w:rPr>
              <w:t xml:space="preserve"> des Boards </w:t>
            </w:r>
            <w:r w:rsidR="00675D70">
              <w:rPr>
                <w:sz w:val="22"/>
                <w:szCs w:val="22"/>
                <w:lang w:val="de-DE"/>
              </w:rPr>
              <w:t>zurück</w:t>
            </w:r>
          </w:p>
        </w:tc>
        <w:tc>
          <w:tcPr>
            <w:tcW w:w="3334" w:type="dxa"/>
          </w:tcPr>
          <w:p w14:paraId="1B7AFA43" w14:textId="5D9C5CB9"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E39331D" w14:textId="15DD3A9A" w:rsidR="009D45DE" w:rsidRPr="00342DF5" w:rsidRDefault="0034278D" w:rsidP="009D45DE">
            <w:pPr>
              <w:rPr>
                <w:sz w:val="22"/>
                <w:szCs w:val="22"/>
              </w:rPr>
            </w:pPr>
            <w:r>
              <w:rPr>
                <w:sz w:val="22"/>
                <w:szCs w:val="22"/>
              </w:rPr>
              <w:t>UC-7</w:t>
            </w:r>
          </w:p>
        </w:tc>
      </w:tr>
      <w:tr w:rsidR="00EF4463" w14:paraId="71A24FE5" w14:textId="77777777" w:rsidTr="00597929">
        <w:trPr>
          <w:trHeight w:val="276"/>
          <w:jc w:val="center"/>
        </w:trPr>
        <w:tc>
          <w:tcPr>
            <w:tcW w:w="4116" w:type="dxa"/>
          </w:tcPr>
          <w:p w14:paraId="41929B52" w14:textId="5884A0A7"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getCellSize</w:t>
            </w:r>
            <w:proofErr w:type="spellEnd"/>
            <w:r>
              <w:rPr>
                <w:lang w:val="de-DE"/>
              </w:rPr>
              <w:t>(</w:t>
            </w:r>
            <w:proofErr w:type="gramEnd"/>
            <w:r>
              <w:rPr>
                <w:lang w:val="de-DE"/>
              </w:rPr>
              <w:t>)</w:t>
            </w:r>
          </w:p>
          <w:p w14:paraId="305D7939" w14:textId="77777777" w:rsidR="009D45DE" w:rsidRPr="007B773F" w:rsidRDefault="009D45DE" w:rsidP="009D45DE">
            <w:pPr>
              <w:rPr>
                <w:sz w:val="22"/>
                <w:szCs w:val="22"/>
              </w:rPr>
            </w:pPr>
          </w:p>
        </w:tc>
        <w:tc>
          <w:tcPr>
            <w:tcW w:w="2927" w:type="dxa"/>
          </w:tcPr>
          <w:p w14:paraId="0D0050C8" w14:textId="2CADF3ED" w:rsidR="009D45DE" w:rsidRPr="009F7103" w:rsidRDefault="0034278D">
            <w:pPr>
              <w:pStyle w:val="ListParagraph"/>
              <w:numPr>
                <w:ilvl w:val="0"/>
                <w:numId w:val="67"/>
              </w:numPr>
              <w:spacing w:after="160" w:line="256" w:lineRule="auto"/>
              <w:ind w:left="360"/>
              <w:rPr>
                <w:lang w:val="de-DE"/>
              </w:rPr>
            </w:pPr>
            <w:r>
              <w:rPr>
                <w:lang w:val="de-DE"/>
              </w:rPr>
              <w:t xml:space="preserve">Gibt die </w:t>
            </w:r>
            <w:proofErr w:type="spellStart"/>
            <w:r>
              <w:rPr>
                <w:lang w:val="de-DE"/>
              </w:rPr>
              <w:t>groeße</w:t>
            </w:r>
            <w:proofErr w:type="spellEnd"/>
            <w:r>
              <w:rPr>
                <w:lang w:val="de-DE"/>
              </w:rPr>
              <w:t xml:space="preserve"> der jeweiligen Zellen </w:t>
            </w:r>
            <w:r w:rsidR="00675D70">
              <w:rPr>
                <w:sz w:val="22"/>
                <w:szCs w:val="22"/>
                <w:lang w:val="de-DE"/>
              </w:rPr>
              <w:t>zurück</w:t>
            </w:r>
          </w:p>
          <w:p w14:paraId="6027D0A9" w14:textId="77777777" w:rsidR="009D45DE" w:rsidRPr="0034278D" w:rsidRDefault="009D45DE" w:rsidP="009D45DE">
            <w:pPr>
              <w:rPr>
                <w:sz w:val="22"/>
                <w:szCs w:val="22"/>
                <w:lang w:val="de-DE"/>
              </w:rPr>
            </w:pPr>
          </w:p>
        </w:tc>
        <w:tc>
          <w:tcPr>
            <w:tcW w:w="3334" w:type="dxa"/>
          </w:tcPr>
          <w:p w14:paraId="36C834A9" w14:textId="529DFEBF" w:rsidR="009D45DE" w:rsidRPr="0034278D" w:rsidRDefault="002172E3" w:rsidP="009D45DE">
            <w:pPr>
              <w:rPr>
                <w:sz w:val="22"/>
                <w:szCs w:val="22"/>
                <w:lang w:val="de-DE"/>
              </w:rPr>
            </w:pPr>
            <w:proofErr w:type="spellStart"/>
            <w:r>
              <w:rPr>
                <w:sz w:val="22"/>
                <w:szCs w:val="22"/>
                <w:lang w:val="de-DE"/>
              </w:rPr>
              <w:t>Config</w:t>
            </w:r>
            <w:proofErr w:type="spellEnd"/>
          </w:p>
        </w:tc>
        <w:tc>
          <w:tcPr>
            <w:tcW w:w="1572" w:type="dxa"/>
          </w:tcPr>
          <w:p w14:paraId="7291F626" w14:textId="77777777" w:rsidR="009D45DE"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p w14:paraId="39A7B39D" w14:textId="287383BF" w:rsidR="00675D70" w:rsidRPr="00675D70" w:rsidRDefault="00675D70" w:rsidP="00675D70">
            <w:pPr>
              <w:jc w:val="center"/>
              <w:rPr>
                <w:sz w:val="22"/>
                <w:szCs w:val="22"/>
              </w:rPr>
            </w:pPr>
          </w:p>
        </w:tc>
      </w:tr>
      <w:tr w:rsidR="00EF4463" w14:paraId="4FB8C2AA" w14:textId="77777777" w:rsidTr="00597929">
        <w:trPr>
          <w:trHeight w:val="276"/>
          <w:jc w:val="center"/>
        </w:trPr>
        <w:tc>
          <w:tcPr>
            <w:tcW w:w="4116" w:type="dxa"/>
          </w:tcPr>
          <w:p w14:paraId="7ADFF76E" w14:textId="56817928" w:rsidR="009D45DE" w:rsidRPr="000053F1" w:rsidRDefault="0034278D" w:rsidP="009D45DE">
            <w:pPr>
              <w:rPr>
                <w:rFonts w:eastAsia="Times New Roman" w:cs="Times New Roman"/>
                <w:lang w:val="en-DE"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loadConfigFile</w:t>
            </w:r>
            <w:proofErr w:type="spellEnd"/>
            <w:r>
              <w:rPr>
                <w:rFonts w:eastAsia="Times New Roman" w:cs="Times New Roman"/>
                <w:lang w:eastAsia="en-GB"/>
              </w:rPr>
              <w:t>(</w:t>
            </w:r>
            <w:proofErr w:type="gramEnd"/>
            <w:r>
              <w:rPr>
                <w:rFonts w:eastAsia="Times New Roman" w:cs="Times New Roman"/>
                <w:lang w:eastAsia="en-GB"/>
              </w:rPr>
              <w:t>String)</w:t>
            </w:r>
          </w:p>
          <w:p w14:paraId="7D241EE2" w14:textId="77777777" w:rsidR="009D45DE" w:rsidRPr="007B773F" w:rsidRDefault="009D45DE" w:rsidP="009D45DE">
            <w:pPr>
              <w:rPr>
                <w:sz w:val="22"/>
                <w:szCs w:val="22"/>
              </w:rPr>
            </w:pPr>
          </w:p>
        </w:tc>
        <w:tc>
          <w:tcPr>
            <w:tcW w:w="2927" w:type="dxa"/>
          </w:tcPr>
          <w:p w14:paraId="6DC1C1E7" w14:textId="75794E64" w:rsidR="009D45DE" w:rsidRPr="000053F1" w:rsidRDefault="0034278D">
            <w:pPr>
              <w:numPr>
                <w:ilvl w:val="0"/>
                <w:numId w:val="65"/>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Lade</w:t>
            </w:r>
            <w:r w:rsidR="00675D70">
              <w:rPr>
                <w:rFonts w:eastAsia="Times New Roman" w:cs="Times New Roman"/>
                <w:lang w:val="de-DE" w:eastAsia="en-GB"/>
              </w:rPr>
              <w:t xml:space="preserve">t </w:t>
            </w:r>
            <w:r w:rsidRPr="0034278D">
              <w:rPr>
                <w:rFonts w:eastAsia="Times New Roman" w:cs="Times New Roman"/>
                <w:lang w:val="de-DE" w:eastAsia="en-GB"/>
              </w:rPr>
              <w:t xml:space="preserve">die </w:t>
            </w:r>
            <w:proofErr w:type="spellStart"/>
            <w:r w:rsidRPr="0034278D">
              <w:rPr>
                <w:rFonts w:eastAsia="Times New Roman" w:cs="Times New Roman"/>
                <w:lang w:val="de-DE" w:eastAsia="en-GB"/>
              </w:rPr>
              <w:t>Config</w:t>
            </w:r>
            <w:proofErr w:type="spellEnd"/>
            <w:r w:rsidRPr="0034278D">
              <w:rPr>
                <w:rFonts w:eastAsia="Times New Roman" w:cs="Times New Roman"/>
                <w:lang w:val="de-DE" w:eastAsia="en-GB"/>
              </w:rPr>
              <w:t xml:space="preserve"> Datei und setzt die jeweiligen Werte</w:t>
            </w:r>
          </w:p>
          <w:p w14:paraId="3D38BA39" w14:textId="77777777" w:rsidR="009D45DE" w:rsidRPr="00251F4E" w:rsidRDefault="009D45DE" w:rsidP="009D45DE">
            <w:pPr>
              <w:rPr>
                <w:sz w:val="22"/>
                <w:szCs w:val="22"/>
                <w:lang w:val="de-DE"/>
              </w:rPr>
            </w:pPr>
          </w:p>
        </w:tc>
        <w:tc>
          <w:tcPr>
            <w:tcW w:w="3334" w:type="dxa"/>
          </w:tcPr>
          <w:p w14:paraId="3CA205B9" w14:textId="1242C18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55C4465" w14:textId="49010AAD" w:rsidR="009D45DE" w:rsidRPr="00A9620F"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68D43228" w14:textId="77777777" w:rsidTr="00597929">
        <w:trPr>
          <w:trHeight w:val="276"/>
          <w:jc w:val="center"/>
        </w:trPr>
        <w:tc>
          <w:tcPr>
            <w:tcW w:w="4116" w:type="dxa"/>
          </w:tcPr>
          <w:p w14:paraId="7E10C3C7" w14:textId="4CE965B4" w:rsidR="009D45DE" w:rsidRPr="0034278D" w:rsidRDefault="0034278D"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startLobbyTimer</w:t>
            </w:r>
            <w:proofErr w:type="spellEnd"/>
            <w:r>
              <w:rPr>
                <w:rFonts w:eastAsia="Times New Roman" w:cs="Times New Roman"/>
                <w:lang w:eastAsia="en-GB"/>
              </w:rPr>
              <w:t>(</w:t>
            </w:r>
            <w:proofErr w:type="gramEnd"/>
            <w:r>
              <w:rPr>
                <w:rFonts w:eastAsia="Times New Roman" w:cs="Times New Roman"/>
                <w:lang w:eastAsia="en-GB"/>
              </w:rPr>
              <w:t>int, Runnable)</w:t>
            </w:r>
          </w:p>
          <w:p w14:paraId="6433A932" w14:textId="77777777" w:rsidR="009D45DE" w:rsidRPr="007B773F" w:rsidRDefault="009D45DE" w:rsidP="009D45DE">
            <w:pPr>
              <w:rPr>
                <w:sz w:val="22"/>
                <w:szCs w:val="22"/>
              </w:rPr>
            </w:pPr>
          </w:p>
        </w:tc>
        <w:tc>
          <w:tcPr>
            <w:tcW w:w="2927" w:type="dxa"/>
          </w:tcPr>
          <w:p w14:paraId="305CEC29" w14:textId="16127967" w:rsidR="009D45DE" w:rsidRPr="00251F4E" w:rsidRDefault="0034278D">
            <w:pPr>
              <w:pStyle w:val="ListParagraph"/>
              <w:numPr>
                <w:ilvl w:val="0"/>
                <w:numId w:val="73"/>
              </w:numPr>
              <w:rPr>
                <w:rFonts w:eastAsia="Times New Roman" w:cs="Times New Roman"/>
                <w:lang w:val="de-DE" w:eastAsia="en-GB"/>
              </w:rPr>
            </w:pPr>
            <w:r>
              <w:rPr>
                <w:rFonts w:eastAsia="Times New Roman" w:cs="Times New Roman"/>
                <w:lang w:val="de-DE" w:eastAsia="en-GB"/>
              </w:rPr>
              <w:t xml:space="preserve">Startet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r w:rsidR="00675D70">
              <w:rPr>
                <w:rFonts w:eastAsia="Times New Roman" w:cs="Times New Roman"/>
                <w:lang w:val="de-DE" w:eastAsia="en-GB"/>
              </w:rPr>
              <w:t>für</w:t>
            </w:r>
            <w:r>
              <w:rPr>
                <w:rFonts w:eastAsia="Times New Roman" w:cs="Times New Roman"/>
                <w:lang w:val="de-DE" w:eastAsia="en-GB"/>
              </w:rPr>
              <w:t xml:space="preserve"> den zweiten Bildschirm (Wartebildschirm)</w:t>
            </w:r>
          </w:p>
          <w:p w14:paraId="77DCBB1B" w14:textId="77777777" w:rsidR="009D45DE" w:rsidRPr="00251F4E" w:rsidRDefault="009D45DE" w:rsidP="009D45DE">
            <w:pPr>
              <w:rPr>
                <w:sz w:val="22"/>
                <w:szCs w:val="22"/>
                <w:lang w:val="de-DE"/>
              </w:rPr>
            </w:pPr>
          </w:p>
        </w:tc>
        <w:tc>
          <w:tcPr>
            <w:tcW w:w="3334" w:type="dxa"/>
          </w:tcPr>
          <w:p w14:paraId="73FD8116" w14:textId="66B8863A"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0DA40804" w14:textId="6CCFCE21" w:rsidR="009D45DE" w:rsidRPr="00A9620F" w:rsidRDefault="009D45DE" w:rsidP="009D45DE">
            <w:pPr>
              <w:rPr>
                <w:sz w:val="22"/>
                <w:szCs w:val="22"/>
              </w:rPr>
            </w:pPr>
            <w:r>
              <w:rPr>
                <w:sz w:val="22"/>
                <w:szCs w:val="22"/>
              </w:rPr>
              <w:t>UC</w:t>
            </w:r>
            <w:r w:rsidR="00AE2153">
              <w:rPr>
                <w:sz w:val="22"/>
                <w:szCs w:val="22"/>
              </w:rPr>
              <w:t>-3</w:t>
            </w:r>
          </w:p>
        </w:tc>
      </w:tr>
      <w:tr w:rsidR="00EF4463" w:rsidRPr="00AE2153" w14:paraId="58215F19" w14:textId="77777777" w:rsidTr="00597929">
        <w:trPr>
          <w:trHeight w:val="276"/>
          <w:jc w:val="center"/>
        </w:trPr>
        <w:tc>
          <w:tcPr>
            <w:tcW w:w="4116" w:type="dxa"/>
          </w:tcPr>
          <w:p w14:paraId="2F9504EB" w14:textId="2B2EA174" w:rsidR="009D45DE" w:rsidRPr="00AE2153" w:rsidRDefault="00AE215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startGameTimer</w:t>
            </w:r>
            <w:proofErr w:type="spellEnd"/>
            <w:r>
              <w:rPr>
                <w:rFonts w:eastAsia="Times New Roman" w:cs="Times New Roman"/>
                <w:lang w:eastAsia="en-GB"/>
              </w:rPr>
              <w:t>(</w:t>
            </w:r>
            <w:proofErr w:type="gramEnd"/>
            <w:r>
              <w:rPr>
                <w:rFonts w:eastAsia="Times New Roman" w:cs="Times New Roman"/>
                <w:lang w:eastAsia="en-GB"/>
              </w:rPr>
              <w:t>int, Runnable)</w:t>
            </w:r>
          </w:p>
          <w:p w14:paraId="02EA83CA" w14:textId="77777777" w:rsidR="009D45DE" w:rsidRPr="007B773F" w:rsidRDefault="009D45DE" w:rsidP="009D45DE">
            <w:pPr>
              <w:rPr>
                <w:sz w:val="22"/>
                <w:szCs w:val="22"/>
              </w:rPr>
            </w:pPr>
          </w:p>
        </w:tc>
        <w:tc>
          <w:tcPr>
            <w:tcW w:w="2927" w:type="dxa"/>
          </w:tcPr>
          <w:p w14:paraId="79CE9CBE" w14:textId="633D7BD9" w:rsidR="009D45DE"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Starten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r w:rsidR="00675D70">
              <w:rPr>
                <w:rFonts w:eastAsia="Times New Roman" w:cs="Times New Roman"/>
                <w:lang w:val="de-DE" w:eastAsia="en-GB"/>
              </w:rPr>
              <w:t>für</w:t>
            </w:r>
            <w:r>
              <w:rPr>
                <w:rFonts w:eastAsia="Times New Roman" w:cs="Times New Roman"/>
                <w:lang w:val="de-DE" w:eastAsia="en-GB"/>
              </w:rPr>
              <w:t xml:space="preserve"> das Spiel</w:t>
            </w:r>
          </w:p>
          <w:p w14:paraId="1133A2CA" w14:textId="4EE60066" w:rsidR="00AE2153" w:rsidRPr="000053F1" w:rsidRDefault="00AE2153">
            <w:pPr>
              <w:numPr>
                <w:ilvl w:val="0"/>
                <w:numId w:val="68"/>
              </w:numPr>
              <w:ind w:left="360"/>
              <w:rPr>
                <w:rFonts w:eastAsia="Times New Roman" w:cs="Times New Roman"/>
                <w:lang w:val="en-DE" w:eastAsia="en-GB"/>
              </w:rPr>
            </w:pPr>
            <w:r w:rsidRPr="00AE2153">
              <w:rPr>
                <w:rFonts w:eastAsia="Times New Roman" w:cs="Times New Roman"/>
                <w:lang w:val="de-DE" w:eastAsia="en-GB"/>
              </w:rPr>
              <w:t xml:space="preserve">Startet einen Thread, welcher </w:t>
            </w:r>
            <w:r w:rsidR="00675D70" w:rsidRPr="00AE2153">
              <w:rPr>
                <w:rFonts w:eastAsia="Times New Roman" w:cs="Times New Roman"/>
                <w:lang w:val="de-DE" w:eastAsia="en-GB"/>
              </w:rPr>
              <w:t>für</w:t>
            </w:r>
            <w:r w:rsidRPr="00AE2153">
              <w:rPr>
                <w:rFonts w:eastAsia="Times New Roman" w:cs="Times New Roman"/>
                <w:lang w:val="de-DE" w:eastAsia="en-GB"/>
              </w:rPr>
              <w:t xml:space="preserve"> d</w:t>
            </w:r>
            <w:r>
              <w:rPr>
                <w:rFonts w:eastAsia="Times New Roman" w:cs="Times New Roman"/>
                <w:lang w:val="de-DE" w:eastAsia="en-GB"/>
              </w:rPr>
              <w:t>ie Aktualisierung der Ticks im Spiel sind</w:t>
            </w:r>
          </w:p>
          <w:p w14:paraId="0660265B" w14:textId="77777777" w:rsidR="009D45DE" w:rsidRPr="00251F4E" w:rsidRDefault="009D45DE" w:rsidP="009D45DE">
            <w:pPr>
              <w:rPr>
                <w:sz w:val="22"/>
                <w:szCs w:val="22"/>
                <w:lang w:val="de-DE"/>
              </w:rPr>
            </w:pPr>
          </w:p>
        </w:tc>
        <w:tc>
          <w:tcPr>
            <w:tcW w:w="3334" w:type="dxa"/>
          </w:tcPr>
          <w:p w14:paraId="60B4E7AD" w14:textId="77777777" w:rsidR="009D45DE" w:rsidRDefault="009D45DE" w:rsidP="009D45DE">
            <w:pPr>
              <w:rPr>
                <w:sz w:val="22"/>
                <w:szCs w:val="22"/>
                <w:lang w:val="de-DE"/>
              </w:rPr>
            </w:pPr>
          </w:p>
          <w:p w14:paraId="54139A65" w14:textId="371443F0" w:rsidR="002172E3" w:rsidRPr="002172E3" w:rsidRDefault="002172E3" w:rsidP="002172E3">
            <w:pPr>
              <w:rPr>
                <w:sz w:val="22"/>
                <w:szCs w:val="22"/>
                <w:lang w:val="de-DE"/>
              </w:rPr>
            </w:pPr>
            <w:proofErr w:type="spellStart"/>
            <w:r>
              <w:rPr>
                <w:sz w:val="22"/>
                <w:szCs w:val="22"/>
                <w:lang w:val="de-DE"/>
              </w:rPr>
              <w:t>ThreadedTimerImpl</w:t>
            </w:r>
            <w:proofErr w:type="spellEnd"/>
          </w:p>
        </w:tc>
        <w:tc>
          <w:tcPr>
            <w:tcW w:w="1572" w:type="dxa"/>
          </w:tcPr>
          <w:p w14:paraId="34A925F1" w14:textId="3655027A" w:rsidR="009D45DE" w:rsidRPr="00AE2153" w:rsidRDefault="00AE2153" w:rsidP="009D45DE">
            <w:pPr>
              <w:rPr>
                <w:sz w:val="22"/>
                <w:szCs w:val="22"/>
                <w:lang w:val="de-DE"/>
              </w:rPr>
            </w:pPr>
            <w:r>
              <w:rPr>
                <w:sz w:val="22"/>
                <w:szCs w:val="22"/>
                <w:lang w:val="de-DE"/>
              </w:rPr>
              <w:t>UC-4 / UC-8</w:t>
            </w:r>
          </w:p>
        </w:tc>
      </w:tr>
      <w:tr w:rsidR="00EF4463" w14:paraId="0173502B" w14:textId="77777777" w:rsidTr="00597929">
        <w:trPr>
          <w:trHeight w:val="276"/>
          <w:jc w:val="center"/>
        </w:trPr>
        <w:tc>
          <w:tcPr>
            <w:tcW w:w="4116" w:type="dxa"/>
          </w:tcPr>
          <w:p w14:paraId="134A260A" w14:textId="30991282" w:rsidR="009D45DE" w:rsidRPr="00AE2153" w:rsidRDefault="00AE2153" w:rsidP="009D45DE">
            <w:pPr>
              <w:rPr>
                <w:rFonts w:eastAsia="Times New Roman" w:cs="Times New Roman"/>
                <w:lang w:eastAsia="en-GB"/>
              </w:rPr>
            </w:pPr>
            <w:proofErr w:type="spellStart"/>
            <w:r>
              <w:rPr>
                <w:rFonts w:eastAsia="Times New Roman" w:cs="Times New Roman"/>
                <w:lang w:eastAsia="en-GB"/>
              </w:rPr>
              <w:t>StopGameTimer</w:t>
            </w:r>
            <w:proofErr w:type="spellEnd"/>
          </w:p>
          <w:p w14:paraId="1EA20CF3" w14:textId="77777777" w:rsidR="009D45DE" w:rsidRPr="007B773F" w:rsidRDefault="009D45DE" w:rsidP="009D45DE">
            <w:pPr>
              <w:rPr>
                <w:sz w:val="22"/>
                <w:szCs w:val="22"/>
              </w:rPr>
            </w:pPr>
          </w:p>
        </w:tc>
        <w:tc>
          <w:tcPr>
            <w:tcW w:w="2927" w:type="dxa"/>
          </w:tcPr>
          <w:p w14:paraId="6D327295" w14:textId="18688C6E" w:rsidR="009D45DE" w:rsidRPr="00001EFF" w:rsidRDefault="00AE2153">
            <w:pPr>
              <w:numPr>
                <w:ilvl w:val="0"/>
                <w:numId w:val="68"/>
              </w:numPr>
              <w:ind w:left="360"/>
              <w:rPr>
                <w:rFonts w:eastAsia="Times New Roman" w:cs="Times New Roman"/>
                <w:lang w:val="en-DE" w:eastAsia="en-GB"/>
              </w:rPr>
            </w:pPr>
            <w:proofErr w:type="spellStart"/>
            <w:r>
              <w:rPr>
                <w:rFonts w:eastAsia="Times New Roman" w:cs="Times New Roman"/>
                <w:lang w:eastAsia="en-GB"/>
              </w:rPr>
              <w:t>Stoppt</w:t>
            </w:r>
            <w:proofErr w:type="spellEnd"/>
            <w:r>
              <w:rPr>
                <w:rFonts w:eastAsia="Times New Roman" w:cs="Times New Roman"/>
                <w:lang w:eastAsia="en-GB"/>
              </w:rPr>
              <w:t xml:space="preserve"> den Spiel Timer</w:t>
            </w:r>
          </w:p>
          <w:p w14:paraId="09A7EAFE" w14:textId="77777777" w:rsidR="00001EFF" w:rsidRPr="00AE2153" w:rsidRDefault="00001EFF" w:rsidP="00001EFF">
            <w:pPr>
              <w:rPr>
                <w:rFonts w:eastAsia="Times New Roman" w:cs="Times New Roman"/>
                <w:lang w:eastAsia="en-GB"/>
              </w:rPr>
            </w:pPr>
          </w:p>
          <w:p w14:paraId="4362A12F" w14:textId="77777777" w:rsidR="009D45DE" w:rsidRPr="00251F4E" w:rsidRDefault="009D45DE" w:rsidP="009D45DE">
            <w:pPr>
              <w:rPr>
                <w:sz w:val="22"/>
                <w:szCs w:val="22"/>
                <w:lang w:val="de-DE"/>
              </w:rPr>
            </w:pPr>
          </w:p>
        </w:tc>
        <w:tc>
          <w:tcPr>
            <w:tcW w:w="3334" w:type="dxa"/>
          </w:tcPr>
          <w:p w14:paraId="0147A0DD" w14:textId="1F7F0CD4"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3E5296E3" w14:textId="4A7EE741" w:rsidR="009D45DE" w:rsidRPr="00A9620F" w:rsidRDefault="00AE2153" w:rsidP="009D45DE">
            <w:pPr>
              <w:rPr>
                <w:sz w:val="22"/>
                <w:szCs w:val="22"/>
              </w:rPr>
            </w:pPr>
            <w:r>
              <w:rPr>
                <w:sz w:val="22"/>
                <w:szCs w:val="22"/>
              </w:rPr>
              <w:t>UC-4 / UC-8</w:t>
            </w:r>
          </w:p>
        </w:tc>
      </w:tr>
      <w:tr w:rsidR="00EF4463" w:rsidRPr="00FB6CDB" w14:paraId="0C988EFD" w14:textId="77777777" w:rsidTr="00597929">
        <w:trPr>
          <w:trHeight w:val="276"/>
          <w:jc w:val="center"/>
        </w:trPr>
        <w:tc>
          <w:tcPr>
            <w:tcW w:w="4116" w:type="dxa"/>
          </w:tcPr>
          <w:p w14:paraId="3D9E28D5" w14:textId="5CAAC0DB" w:rsidR="00001EFF" w:rsidRP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setPlayerMove</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int,int</w:t>
            </w:r>
            <w:proofErr w:type="spellEnd"/>
            <w:proofErr w:type="gramEnd"/>
            <w:r>
              <w:rPr>
                <w:rFonts w:eastAsia="Times New Roman" w:cs="Times New Roman"/>
                <w:lang w:val="de-DE" w:eastAsia="en-GB"/>
              </w:rPr>
              <w:t>)</w:t>
            </w:r>
          </w:p>
        </w:tc>
        <w:tc>
          <w:tcPr>
            <w:tcW w:w="2927" w:type="dxa"/>
          </w:tcPr>
          <w:p w14:paraId="1EA9D9B1" w14:textId="77777777" w:rsidR="00001EFF"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setIntendedDirection</w:t>
            </w:r>
            <w:proofErr w:type="spellEnd"/>
          </w:p>
          <w:p w14:paraId="77914DBD" w14:textId="3624A691" w:rsidR="00AE2153" w:rsidRPr="000053F1" w:rsidRDefault="00AE2153">
            <w:pPr>
              <w:numPr>
                <w:ilvl w:val="0"/>
                <w:numId w:val="68"/>
              </w:numPr>
              <w:ind w:left="360"/>
              <w:rPr>
                <w:rFonts w:eastAsia="Times New Roman" w:cs="Times New Roman"/>
                <w:lang w:val="en-DE" w:eastAsia="en-GB"/>
              </w:rPr>
            </w:pPr>
            <w:r>
              <w:rPr>
                <w:rFonts w:eastAsia="Times New Roman" w:cs="Times New Roman"/>
                <w:lang w:val="en-DE" w:eastAsia="en-GB"/>
              </w:rPr>
              <w:t xml:space="preserve">Setzt </w:t>
            </w:r>
            <w:r w:rsidRPr="00AE2153">
              <w:rPr>
                <w:rFonts w:eastAsia="Times New Roman" w:cs="Times New Roman"/>
                <w:lang w:val="de-DE" w:eastAsia="en-GB"/>
              </w:rPr>
              <w:t xml:space="preserve">die Bewegung </w:t>
            </w:r>
            <w:r w:rsidR="00675D70" w:rsidRPr="00AE2153">
              <w:rPr>
                <w:rFonts w:eastAsia="Times New Roman" w:cs="Times New Roman"/>
                <w:lang w:val="de-DE" w:eastAsia="en-GB"/>
              </w:rPr>
              <w:t>für</w:t>
            </w:r>
            <w:r w:rsidRPr="00AE2153">
              <w:rPr>
                <w:rFonts w:eastAsia="Times New Roman" w:cs="Times New Roman"/>
                <w:lang w:val="de-DE" w:eastAsia="en-GB"/>
              </w:rPr>
              <w:t xml:space="preserve"> einen Spieler</w:t>
            </w:r>
          </w:p>
        </w:tc>
        <w:tc>
          <w:tcPr>
            <w:tcW w:w="3334" w:type="dxa"/>
          </w:tcPr>
          <w:p w14:paraId="1C604E1D" w14:textId="17F75A0B"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35A16B27" w14:textId="22A18BCC" w:rsidR="00001EFF" w:rsidRPr="00001EFF" w:rsidRDefault="00AE2153" w:rsidP="009D45DE">
            <w:pPr>
              <w:rPr>
                <w:sz w:val="22"/>
                <w:szCs w:val="22"/>
                <w:lang w:val="de-DE"/>
              </w:rPr>
            </w:pPr>
            <w:r>
              <w:rPr>
                <w:sz w:val="22"/>
                <w:szCs w:val="22"/>
                <w:lang w:val="de-DE"/>
              </w:rPr>
              <w:t>UC-4/UC-8</w:t>
            </w:r>
          </w:p>
        </w:tc>
      </w:tr>
      <w:tr w:rsidR="00EF4463" w:rsidRPr="00AE2153" w14:paraId="5B6C548E" w14:textId="77777777" w:rsidTr="00597929">
        <w:trPr>
          <w:trHeight w:val="276"/>
          <w:jc w:val="center"/>
        </w:trPr>
        <w:tc>
          <w:tcPr>
            <w:tcW w:w="4116" w:type="dxa"/>
          </w:tcPr>
          <w:p w14:paraId="79C511A1" w14:textId="50281CB4"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setIntendedDirection</w:t>
            </w:r>
            <w:proofErr w:type="spellEnd"/>
            <w:r>
              <w:rPr>
                <w:rFonts w:eastAsia="Times New Roman" w:cs="Times New Roman"/>
                <w:lang w:val="de-DE" w:eastAsia="en-GB"/>
              </w:rPr>
              <w:t>(</w:t>
            </w:r>
            <w:proofErr w:type="spellStart"/>
            <w:proofErr w:type="gramEnd"/>
            <w:r>
              <w:rPr>
                <w:rFonts w:eastAsia="Times New Roman" w:cs="Times New Roman"/>
                <w:lang w:val="de-DE" w:eastAsia="en-GB"/>
              </w:rPr>
              <w:t>int</w:t>
            </w:r>
            <w:proofErr w:type="spellEnd"/>
            <w:r>
              <w:rPr>
                <w:rFonts w:eastAsia="Times New Roman" w:cs="Times New Roman"/>
                <w:lang w:val="de-DE" w:eastAsia="en-GB"/>
              </w:rPr>
              <w:t xml:space="preserve">, </w:t>
            </w:r>
            <w:proofErr w:type="spellStart"/>
            <w:r>
              <w:rPr>
                <w:rFonts w:eastAsia="Times New Roman" w:cs="Times New Roman"/>
                <w:lang w:val="de-DE" w:eastAsia="en-GB"/>
              </w:rPr>
              <w:t>int</w:t>
            </w:r>
            <w:proofErr w:type="spellEnd"/>
            <w:r>
              <w:rPr>
                <w:rFonts w:eastAsia="Times New Roman" w:cs="Times New Roman"/>
                <w:lang w:val="de-DE" w:eastAsia="en-GB"/>
              </w:rPr>
              <w:t>)</w:t>
            </w:r>
          </w:p>
        </w:tc>
        <w:tc>
          <w:tcPr>
            <w:tcW w:w="2927" w:type="dxa"/>
          </w:tcPr>
          <w:p w14:paraId="184250EA" w14:textId="5B849EBC"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Setzt die Bewegung </w:t>
            </w:r>
            <w:r w:rsidR="00675D70">
              <w:rPr>
                <w:rFonts w:eastAsia="Times New Roman" w:cs="Times New Roman"/>
                <w:lang w:val="de-DE" w:eastAsia="en-GB"/>
              </w:rPr>
              <w:t>für</w:t>
            </w:r>
            <w:r>
              <w:rPr>
                <w:rFonts w:eastAsia="Times New Roman" w:cs="Times New Roman"/>
                <w:lang w:val="de-DE" w:eastAsia="en-GB"/>
              </w:rPr>
              <w:t xml:space="preserve"> einen Spieler</w:t>
            </w:r>
          </w:p>
        </w:tc>
        <w:tc>
          <w:tcPr>
            <w:tcW w:w="3334" w:type="dxa"/>
          </w:tcPr>
          <w:p w14:paraId="4326EB90" w14:textId="283DFE0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4727C2E3" w14:textId="4C81501A" w:rsidR="00001EFF" w:rsidRPr="00001EFF" w:rsidRDefault="00AE2153" w:rsidP="009D45DE">
            <w:pPr>
              <w:rPr>
                <w:sz w:val="22"/>
                <w:szCs w:val="22"/>
                <w:lang w:val="de-DE"/>
              </w:rPr>
            </w:pPr>
            <w:r>
              <w:rPr>
                <w:sz w:val="22"/>
                <w:szCs w:val="22"/>
                <w:lang w:val="de-DE"/>
              </w:rPr>
              <w:t>UC-4/UC-8</w:t>
            </w:r>
          </w:p>
        </w:tc>
      </w:tr>
      <w:tr w:rsidR="00EF4463" w:rsidRPr="00FB6CDB" w14:paraId="38E4BC5D" w14:textId="77777777" w:rsidTr="00597929">
        <w:trPr>
          <w:trHeight w:val="276"/>
          <w:jc w:val="center"/>
        </w:trPr>
        <w:tc>
          <w:tcPr>
            <w:tcW w:w="4116" w:type="dxa"/>
          </w:tcPr>
          <w:p w14:paraId="55E67E45" w14:textId="1542DC38" w:rsidR="00001EFF" w:rsidRDefault="00AE2153" w:rsidP="009D45DE">
            <w:pPr>
              <w:rPr>
                <w:rFonts w:eastAsia="Times New Roman" w:cs="Times New Roman"/>
                <w:lang w:val="de-DE" w:eastAsia="en-GB"/>
              </w:rPr>
            </w:pPr>
            <w:r>
              <w:rPr>
                <w:rFonts w:eastAsia="Times New Roman" w:cs="Times New Roman"/>
                <w:lang w:val="de-DE" w:eastAsia="en-GB"/>
              </w:rPr>
              <w:t xml:space="preserve">List&lt;Players&gt; </w:t>
            </w:r>
            <w:proofErr w:type="spellStart"/>
            <w:proofErr w:type="gramStart"/>
            <w:r>
              <w:rPr>
                <w:rFonts w:eastAsia="Times New Roman" w:cs="Times New Roman"/>
                <w:lang w:val="de-DE" w:eastAsia="en-GB"/>
              </w:rPr>
              <w:t>getLivin</w:t>
            </w:r>
            <w:r w:rsidR="00CC1781">
              <w:rPr>
                <w:rFonts w:eastAsia="Times New Roman" w:cs="Times New Roman"/>
                <w:lang w:val="de-DE" w:eastAsia="en-GB"/>
              </w:rPr>
              <w:t>g</w:t>
            </w:r>
            <w:r>
              <w:rPr>
                <w:rFonts w:eastAsia="Times New Roman" w:cs="Times New Roman"/>
                <w:lang w:val="de-DE" w:eastAsia="en-GB"/>
              </w:rPr>
              <w:t>Players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68707FE" w14:textId="04DFC96A"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Gibt eine Liste an Spieler </w:t>
            </w:r>
            <w:r w:rsidR="00675D70">
              <w:rPr>
                <w:rFonts w:eastAsia="Times New Roman" w:cs="Times New Roman"/>
                <w:lang w:val="de-DE" w:eastAsia="en-GB"/>
              </w:rPr>
              <w:t>zurück</w:t>
            </w:r>
            <w:r>
              <w:rPr>
                <w:rFonts w:eastAsia="Times New Roman" w:cs="Times New Roman"/>
                <w:lang w:val="de-DE" w:eastAsia="en-GB"/>
              </w:rPr>
              <w:t xml:space="preserve">, welche noch leben </w:t>
            </w:r>
          </w:p>
        </w:tc>
        <w:tc>
          <w:tcPr>
            <w:tcW w:w="3334" w:type="dxa"/>
          </w:tcPr>
          <w:p w14:paraId="054A5678" w14:textId="6D466465"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0FE4001B" w14:textId="62CDC55B" w:rsidR="00001EFF" w:rsidRPr="00001EFF" w:rsidRDefault="00AE2153"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EF4463" w:rsidRPr="00FB6CDB" w14:paraId="2350498F" w14:textId="77777777" w:rsidTr="00597929">
        <w:trPr>
          <w:trHeight w:val="276"/>
          <w:jc w:val="center"/>
        </w:trPr>
        <w:tc>
          <w:tcPr>
            <w:tcW w:w="4116" w:type="dxa"/>
          </w:tcPr>
          <w:p w14:paraId="78BECA4A" w14:textId="6C578A76"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notifyCollisions</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4A6369CD" w14:textId="7E8DDB28" w:rsidR="00001EFF" w:rsidRPr="00001EFF" w:rsidRDefault="00AE215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r w:rsidR="00675D70">
              <w:rPr>
                <w:rFonts w:eastAsia="Times New Roman" w:cs="Times New Roman"/>
                <w:lang w:val="de-DE" w:eastAsia="en-GB"/>
              </w:rPr>
              <w:t>Lebens Status</w:t>
            </w:r>
            <w:r>
              <w:rPr>
                <w:rFonts w:eastAsia="Times New Roman" w:cs="Times New Roman"/>
                <w:lang w:val="de-DE" w:eastAsia="en-GB"/>
              </w:rPr>
              <w:t xml:space="preserve"> auf </w:t>
            </w:r>
            <w:proofErr w:type="spellStart"/>
            <w:r>
              <w:rPr>
                <w:rFonts w:eastAsia="Times New Roman" w:cs="Times New Roman"/>
                <w:lang w:val="de-DE" w:eastAsia="en-GB"/>
              </w:rPr>
              <w:t>False</w:t>
            </w:r>
            <w:proofErr w:type="spellEnd"/>
            <w:r>
              <w:rPr>
                <w:rFonts w:eastAsia="Times New Roman" w:cs="Times New Roman"/>
                <w:lang w:val="de-DE" w:eastAsia="en-GB"/>
              </w:rPr>
              <w:t xml:space="preserve">, wenn eine </w:t>
            </w:r>
            <w:r w:rsidR="00675D70">
              <w:rPr>
                <w:rFonts w:eastAsia="Times New Roman" w:cs="Times New Roman"/>
                <w:lang w:val="de-DE" w:eastAsia="en-GB"/>
              </w:rPr>
              <w:t>Kollision</w:t>
            </w:r>
            <w:r>
              <w:rPr>
                <w:rFonts w:eastAsia="Times New Roman" w:cs="Times New Roman"/>
                <w:lang w:val="de-DE" w:eastAsia="en-GB"/>
              </w:rPr>
              <w:t xml:space="preserve"> vorhanden </w:t>
            </w:r>
            <w:proofErr w:type="gramStart"/>
            <w:r>
              <w:rPr>
                <w:rFonts w:eastAsia="Times New Roman" w:cs="Times New Roman"/>
                <w:lang w:val="de-DE" w:eastAsia="en-GB"/>
              </w:rPr>
              <w:t>ist</w:t>
            </w:r>
            <w:proofErr w:type="gramEnd"/>
          </w:p>
        </w:tc>
        <w:tc>
          <w:tcPr>
            <w:tcW w:w="3334" w:type="dxa"/>
          </w:tcPr>
          <w:p w14:paraId="62DEAD1F" w14:textId="4086767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13A45B53" w14:textId="63F4C38E" w:rsidR="00001EFF" w:rsidRPr="00001EFF" w:rsidRDefault="00AE2153" w:rsidP="009D45DE">
            <w:pPr>
              <w:rPr>
                <w:sz w:val="22"/>
                <w:szCs w:val="22"/>
                <w:lang w:val="de-DE"/>
              </w:rPr>
            </w:pPr>
            <w:r>
              <w:rPr>
                <w:sz w:val="22"/>
                <w:szCs w:val="22"/>
                <w:lang w:val="de-DE"/>
              </w:rPr>
              <w:t>UC-5</w:t>
            </w:r>
          </w:p>
        </w:tc>
      </w:tr>
      <w:tr w:rsidR="00EF4463" w:rsidRPr="00FB6CDB" w14:paraId="79973798" w14:textId="77777777" w:rsidTr="00597929">
        <w:trPr>
          <w:trHeight w:val="276"/>
          <w:jc w:val="center"/>
        </w:trPr>
        <w:tc>
          <w:tcPr>
            <w:tcW w:w="4116" w:type="dxa"/>
          </w:tcPr>
          <w:p w14:paraId="62B3029E" w14:textId="61C86CC6" w:rsidR="00A57EAD" w:rsidRPr="00FB6CDB"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commitPlayerMoves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8784C41" w14:textId="3E4C48A2" w:rsidR="00A57EAD" w:rsidRPr="00001EFF"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commitMove</w:t>
            </w:r>
            <w:proofErr w:type="spellEnd"/>
            <w:r>
              <w:rPr>
                <w:rFonts w:eastAsia="Times New Roman" w:cs="Times New Roman"/>
                <w:lang w:val="de-DE" w:eastAsia="en-GB"/>
              </w:rPr>
              <w:t xml:space="preserve"> auf die jeweiligen Spieler auf und setzt die Richtung </w:t>
            </w:r>
            <w:r w:rsidR="00675D70">
              <w:rPr>
                <w:rFonts w:eastAsia="Times New Roman" w:cs="Times New Roman"/>
                <w:lang w:val="de-DE" w:eastAsia="en-GB"/>
              </w:rPr>
              <w:t>für</w:t>
            </w:r>
            <w:r>
              <w:rPr>
                <w:rFonts w:eastAsia="Times New Roman" w:cs="Times New Roman"/>
                <w:lang w:val="de-DE" w:eastAsia="en-GB"/>
              </w:rPr>
              <w:t xml:space="preserve"> den Spieler</w:t>
            </w:r>
          </w:p>
        </w:tc>
        <w:tc>
          <w:tcPr>
            <w:tcW w:w="3334" w:type="dxa"/>
          </w:tcPr>
          <w:p w14:paraId="0A121FD3" w14:textId="017AC1B8" w:rsidR="00A57EAD"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745B9CB1" w14:textId="13F21293" w:rsidR="00A57EAD" w:rsidRPr="00001EFF" w:rsidRDefault="00037ADE" w:rsidP="009D45DE">
            <w:pPr>
              <w:rPr>
                <w:sz w:val="22"/>
                <w:szCs w:val="22"/>
                <w:lang w:val="de-DE"/>
              </w:rPr>
            </w:pPr>
            <w:r>
              <w:rPr>
                <w:sz w:val="22"/>
                <w:szCs w:val="22"/>
                <w:lang w:val="de-DE"/>
              </w:rPr>
              <w:t>UC-4</w:t>
            </w:r>
          </w:p>
        </w:tc>
      </w:tr>
      <w:tr w:rsidR="00675D70" w:rsidRPr="00037ADE" w14:paraId="2C1432EF" w14:textId="77777777" w:rsidTr="00597929">
        <w:trPr>
          <w:trHeight w:val="276"/>
          <w:jc w:val="center"/>
        </w:trPr>
        <w:tc>
          <w:tcPr>
            <w:tcW w:w="4116" w:type="dxa"/>
          </w:tcPr>
          <w:p w14:paraId="5ACC05EA" w14:textId="564B0D75" w:rsidR="00037ADE" w:rsidRPr="00037ADE" w:rsidRDefault="00037ADE" w:rsidP="009D45DE">
            <w:pPr>
              <w:rPr>
                <w:rFonts w:eastAsia="Times New Roman" w:cs="Times New Roman"/>
                <w:lang w:eastAsia="en-GB"/>
              </w:rPr>
            </w:pPr>
            <w:r w:rsidRPr="00037ADE">
              <w:rPr>
                <w:rFonts w:eastAsia="Times New Roman" w:cs="Times New Roman"/>
                <w:lang w:eastAsia="en-GB"/>
              </w:rPr>
              <w:t xml:space="preserve">Void </w:t>
            </w:r>
            <w:proofErr w:type="spellStart"/>
            <w:proofErr w:type="gramStart"/>
            <w:r w:rsidRPr="00037ADE">
              <w:rPr>
                <w:rFonts w:eastAsia="Times New Roman" w:cs="Times New Roman"/>
                <w:lang w:eastAsia="en-GB"/>
              </w:rPr>
              <w:t>createPlayer</w:t>
            </w:r>
            <w:proofErr w:type="spellEnd"/>
            <w:r w:rsidRPr="00037ADE">
              <w:rPr>
                <w:rFonts w:eastAsia="Times New Roman" w:cs="Times New Roman"/>
                <w:lang w:eastAsia="en-GB"/>
              </w:rPr>
              <w:t>(</w:t>
            </w:r>
            <w:proofErr w:type="gramEnd"/>
            <w:r w:rsidRPr="00037ADE">
              <w:rPr>
                <w:rFonts w:eastAsia="Times New Roman" w:cs="Times New Roman"/>
                <w:lang w:eastAsia="en-GB"/>
              </w:rPr>
              <w:t>List&lt;String&gt;, int</w:t>
            </w:r>
            <w:r>
              <w:rPr>
                <w:rFonts w:eastAsia="Times New Roman" w:cs="Times New Roman"/>
                <w:lang w:eastAsia="en-GB"/>
              </w:rPr>
              <w:t>)</w:t>
            </w:r>
          </w:p>
        </w:tc>
        <w:tc>
          <w:tcPr>
            <w:tcW w:w="2927" w:type="dxa"/>
          </w:tcPr>
          <w:p w14:paraId="600BC92F" w14:textId="19F00442" w:rsidR="00037ADE" w:rsidRPr="00037ADE" w:rsidRDefault="00037ADE">
            <w:pPr>
              <w:pStyle w:val="ListParagraph"/>
              <w:numPr>
                <w:ilvl w:val="0"/>
                <w:numId w:val="75"/>
              </w:numPr>
              <w:rPr>
                <w:rFonts w:eastAsia="Times New Roman" w:cs="Times New Roman"/>
                <w:lang w:eastAsia="en-GB"/>
              </w:rPr>
            </w:pPr>
            <w:proofErr w:type="spellStart"/>
            <w:r>
              <w:rPr>
                <w:rFonts w:eastAsia="Times New Roman" w:cs="Times New Roman"/>
                <w:lang w:eastAsia="en-GB"/>
              </w:rPr>
              <w:t>Erzeugt</w:t>
            </w:r>
            <w:proofErr w:type="spellEnd"/>
            <w:r>
              <w:rPr>
                <w:rFonts w:eastAsia="Times New Roman" w:cs="Times New Roman"/>
                <w:lang w:eastAsia="en-GB"/>
              </w:rPr>
              <w:t xml:space="preserve"> spieler</w:t>
            </w:r>
          </w:p>
        </w:tc>
        <w:tc>
          <w:tcPr>
            <w:tcW w:w="3334" w:type="dxa"/>
          </w:tcPr>
          <w:p w14:paraId="3F31EE7C" w14:textId="5D665C33"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996DFCA" w14:textId="0F6A2456" w:rsidR="00037ADE" w:rsidRPr="00037ADE" w:rsidRDefault="00037ADE" w:rsidP="009D45DE">
            <w:pPr>
              <w:rPr>
                <w:sz w:val="22"/>
                <w:szCs w:val="22"/>
              </w:rPr>
            </w:pPr>
            <w:r>
              <w:rPr>
                <w:sz w:val="22"/>
                <w:szCs w:val="22"/>
              </w:rPr>
              <w:t>UC-3</w:t>
            </w:r>
          </w:p>
        </w:tc>
      </w:tr>
      <w:tr w:rsidR="00675D70" w:rsidRPr="00037ADE" w14:paraId="0450E94C" w14:textId="77777777" w:rsidTr="00597929">
        <w:trPr>
          <w:trHeight w:val="276"/>
          <w:jc w:val="center"/>
        </w:trPr>
        <w:tc>
          <w:tcPr>
            <w:tcW w:w="4116" w:type="dxa"/>
          </w:tcPr>
          <w:p w14:paraId="4ACB3923" w14:textId="7FE2385D" w:rsidR="00037ADE" w:rsidRPr="00037ADE" w:rsidRDefault="00037ADE"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getPlayerPositions</w:t>
            </w:r>
            <w:proofErr w:type="spellEnd"/>
            <w:r>
              <w:rPr>
                <w:rFonts w:eastAsia="Times New Roman" w:cs="Times New Roman"/>
                <w:lang w:eastAsia="en-GB"/>
              </w:rPr>
              <w:t>(int)</w:t>
            </w:r>
          </w:p>
        </w:tc>
        <w:tc>
          <w:tcPr>
            <w:tcW w:w="2927" w:type="dxa"/>
          </w:tcPr>
          <w:p w14:paraId="715BDD10" w14:textId="257389D8"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w:t>
            </w:r>
            <w:r w:rsidR="00675D70" w:rsidRPr="00037ADE">
              <w:rPr>
                <w:rFonts w:eastAsia="Times New Roman" w:cs="Times New Roman"/>
                <w:lang w:val="de-DE" w:eastAsia="en-GB"/>
              </w:rPr>
              <w:t>Pos</w:t>
            </w:r>
            <w:r w:rsidR="00675D70">
              <w:rPr>
                <w:rFonts w:eastAsia="Times New Roman" w:cs="Times New Roman"/>
                <w:lang w:val="de-DE" w:eastAsia="en-GB"/>
              </w:rPr>
              <w:t>itionen</w:t>
            </w:r>
            <w:r>
              <w:rPr>
                <w:rFonts w:eastAsia="Times New Roman" w:cs="Times New Roman"/>
                <w:lang w:val="de-DE" w:eastAsia="en-GB"/>
              </w:rPr>
              <w:t xml:space="preserve"> </w:t>
            </w:r>
            <w:r w:rsidR="00E30EEE">
              <w:rPr>
                <w:rFonts w:eastAsia="Times New Roman" w:cs="Times New Roman"/>
                <w:lang w:val="de-DE" w:eastAsia="en-GB"/>
              </w:rPr>
              <w:t>des jeweiligen Spielers</w:t>
            </w:r>
            <w:r>
              <w:rPr>
                <w:rFonts w:eastAsia="Times New Roman" w:cs="Times New Roman"/>
                <w:lang w:val="de-DE" w:eastAsia="en-GB"/>
              </w:rPr>
              <w:t xml:space="preserve"> </w:t>
            </w:r>
            <w:r w:rsidR="00675D70">
              <w:rPr>
                <w:rFonts w:eastAsia="Times New Roman" w:cs="Times New Roman"/>
                <w:lang w:val="de-DE" w:eastAsia="en-GB"/>
              </w:rPr>
              <w:t>zurück</w:t>
            </w:r>
            <w:r>
              <w:rPr>
                <w:rFonts w:eastAsia="Times New Roman" w:cs="Times New Roman"/>
                <w:lang w:val="de-DE" w:eastAsia="en-GB"/>
              </w:rPr>
              <w:t xml:space="preserve"> </w:t>
            </w:r>
          </w:p>
        </w:tc>
        <w:tc>
          <w:tcPr>
            <w:tcW w:w="3334" w:type="dxa"/>
          </w:tcPr>
          <w:p w14:paraId="6C3C977C" w14:textId="3AEBFEC0"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6B8C66CE" w14:textId="6593731B" w:rsidR="00037ADE" w:rsidRPr="00037ADE" w:rsidRDefault="00037ADE"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675D70" w:rsidRPr="00037ADE" w14:paraId="1B181FCA" w14:textId="77777777" w:rsidTr="00597929">
        <w:trPr>
          <w:trHeight w:val="276"/>
          <w:jc w:val="center"/>
        </w:trPr>
        <w:tc>
          <w:tcPr>
            <w:tcW w:w="4116" w:type="dxa"/>
          </w:tcPr>
          <w:p w14:paraId="4AC6BB51" w14:textId="2E84D8F3"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killPlayer</w:t>
            </w:r>
            <w:proofErr w:type="spellEnd"/>
            <w:r>
              <w:rPr>
                <w:rFonts w:eastAsia="Times New Roman" w:cs="Times New Roman"/>
                <w:lang w:eastAsia="en-GB"/>
              </w:rPr>
              <w:t>(int)</w:t>
            </w:r>
          </w:p>
        </w:tc>
        <w:tc>
          <w:tcPr>
            <w:tcW w:w="2927" w:type="dxa"/>
          </w:tcPr>
          <w:p w14:paraId="450CE2F9" w14:textId="7400EB8E"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Lebensstatus eines Spielers auf </w:t>
            </w:r>
            <w:proofErr w:type="spellStart"/>
            <w:r>
              <w:rPr>
                <w:rFonts w:eastAsia="Times New Roman" w:cs="Times New Roman"/>
                <w:lang w:val="de-DE" w:eastAsia="en-GB"/>
              </w:rPr>
              <w:t>False</w:t>
            </w:r>
            <w:proofErr w:type="spellEnd"/>
          </w:p>
        </w:tc>
        <w:tc>
          <w:tcPr>
            <w:tcW w:w="3334" w:type="dxa"/>
          </w:tcPr>
          <w:p w14:paraId="1A6C4E6A" w14:textId="0A98D21C"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4808F7D2" w14:textId="45BD151B" w:rsidR="00037ADE" w:rsidRPr="00037ADE" w:rsidRDefault="00037ADE" w:rsidP="009D45DE">
            <w:pPr>
              <w:rPr>
                <w:sz w:val="22"/>
                <w:szCs w:val="22"/>
                <w:lang w:val="de-DE"/>
              </w:rPr>
            </w:pPr>
            <w:r>
              <w:rPr>
                <w:sz w:val="22"/>
                <w:szCs w:val="22"/>
                <w:lang w:val="de-DE"/>
              </w:rPr>
              <w:t>UC-5</w:t>
            </w:r>
          </w:p>
        </w:tc>
      </w:tr>
      <w:tr w:rsidR="00675D70" w:rsidRPr="00037ADE" w14:paraId="16E576D3" w14:textId="77777777" w:rsidTr="00597929">
        <w:trPr>
          <w:trHeight w:val="276"/>
          <w:jc w:val="center"/>
        </w:trPr>
        <w:tc>
          <w:tcPr>
            <w:tcW w:w="4116" w:type="dxa"/>
          </w:tcPr>
          <w:p w14:paraId="352F3187" w14:textId="3B38F38A" w:rsidR="00037ADE" w:rsidRDefault="00037ADE" w:rsidP="009D45DE">
            <w:pPr>
              <w:rPr>
                <w:rFonts w:eastAsia="Times New Roman" w:cs="Times New Roman"/>
                <w:lang w:eastAsia="en-GB"/>
              </w:rPr>
            </w:pPr>
            <w:proofErr w:type="spellStart"/>
            <w:r>
              <w:rPr>
                <w:rFonts w:eastAsia="Times New Roman" w:cs="Times New Roman"/>
                <w:lang w:eastAsia="en-GB"/>
              </w:rPr>
              <w:lastRenderedPageBreak/>
              <w:t>Plaer</w:t>
            </w:r>
            <w:proofErr w:type="spellEnd"/>
            <w:r>
              <w:rPr>
                <w:rFonts w:eastAsia="Times New Roman" w:cs="Times New Roman"/>
                <w:lang w:eastAsia="en-GB"/>
              </w:rPr>
              <w:t xml:space="preserve"> </w:t>
            </w:r>
            <w:proofErr w:type="spellStart"/>
            <w:r>
              <w:rPr>
                <w:rFonts w:eastAsia="Times New Roman" w:cs="Times New Roman"/>
                <w:lang w:eastAsia="en-GB"/>
              </w:rPr>
              <w:t>getPlayerById</w:t>
            </w:r>
            <w:proofErr w:type="spellEnd"/>
            <w:r>
              <w:rPr>
                <w:rFonts w:eastAsia="Times New Roman" w:cs="Times New Roman"/>
                <w:lang w:eastAsia="en-GB"/>
              </w:rPr>
              <w:t>(int)</w:t>
            </w:r>
          </w:p>
        </w:tc>
        <w:tc>
          <w:tcPr>
            <w:tcW w:w="2927" w:type="dxa"/>
          </w:tcPr>
          <w:p w14:paraId="6E8BC508" w14:textId="31A5CAF1"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jeweiligen Spieler einer Spieler ID </w:t>
            </w:r>
            <w:r w:rsidR="00675D70">
              <w:rPr>
                <w:rFonts w:eastAsia="Times New Roman" w:cs="Times New Roman"/>
                <w:lang w:val="de-DE" w:eastAsia="en-GB"/>
              </w:rPr>
              <w:t>zurück</w:t>
            </w:r>
          </w:p>
        </w:tc>
        <w:tc>
          <w:tcPr>
            <w:tcW w:w="3334" w:type="dxa"/>
          </w:tcPr>
          <w:p w14:paraId="0312BE91" w14:textId="23C14527"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0125817E" w14:textId="5AF4DB38" w:rsidR="00037ADE" w:rsidRDefault="00037ADE"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675D70" w:rsidRPr="00037ADE" w14:paraId="6C8542B3" w14:textId="77777777" w:rsidTr="00597929">
        <w:trPr>
          <w:trHeight w:val="276"/>
          <w:jc w:val="center"/>
        </w:trPr>
        <w:tc>
          <w:tcPr>
            <w:tcW w:w="4116" w:type="dxa"/>
          </w:tcPr>
          <w:p w14:paraId="39AFFED8" w14:textId="7130FCF9" w:rsidR="00037ADE" w:rsidRDefault="00037ADE" w:rsidP="009D45DE">
            <w:pPr>
              <w:rPr>
                <w:rFonts w:eastAsia="Times New Roman" w:cs="Times New Roman"/>
                <w:lang w:eastAsia="en-GB"/>
              </w:rPr>
            </w:pPr>
            <w:r>
              <w:rPr>
                <w:rFonts w:eastAsia="Times New Roman" w:cs="Times New Roman"/>
                <w:lang w:eastAsia="en-GB"/>
              </w:rPr>
              <w:t xml:space="preserve">Map&lt;Integer, </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checkPlayerCollision</w:t>
            </w:r>
            <w:proofErr w:type="spellEnd"/>
            <w:r>
              <w:rPr>
                <w:rFonts w:eastAsia="Times New Roman" w:cs="Times New Roman"/>
                <w:lang w:eastAsia="en-GB"/>
              </w:rPr>
              <w:t>(List&lt;int[]&gt;)</w:t>
            </w:r>
          </w:p>
        </w:tc>
        <w:tc>
          <w:tcPr>
            <w:tcW w:w="2927" w:type="dxa"/>
          </w:tcPr>
          <w:p w14:paraId="2FD07B29" w14:textId="695D2BBA" w:rsidR="00037ADE" w:rsidRPr="00046857" w:rsidRDefault="00E30EEE">
            <w:pPr>
              <w:pStyle w:val="ListParagraph"/>
              <w:numPr>
                <w:ilvl w:val="0"/>
                <w:numId w:val="75"/>
              </w:numPr>
              <w:rPr>
                <w:rFonts w:eastAsia="Times New Roman" w:cs="Times New Roman"/>
                <w:lang w:val="de-DE" w:eastAsia="en-GB"/>
              </w:rPr>
            </w:pPr>
            <w:r w:rsidRPr="00046857">
              <w:rPr>
                <w:rFonts w:eastAsia="Times New Roman" w:cs="Times New Roman"/>
                <w:lang w:val="de-DE" w:eastAsia="en-GB"/>
              </w:rPr>
              <w:t>Prüft,</w:t>
            </w:r>
            <w:r w:rsidR="00046857" w:rsidRPr="00046857">
              <w:rPr>
                <w:rFonts w:eastAsia="Times New Roman" w:cs="Times New Roman"/>
                <w:lang w:val="de-DE" w:eastAsia="en-GB"/>
              </w:rPr>
              <w:t xml:space="preserve"> ob es eine Kollision gibt und gibt die </w:t>
            </w:r>
            <w:r w:rsidR="00046857">
              <w:rPr>
                <w:rFonts w:eastAsia="Times New Roman" w:cs="Times New Roman"/>
                <w:lang w:val="de-DE" w:eastAsia="en-GB"/>
              </w:rPr>
              <w:t xml:space="preserve">Koordinaten der Kollision </w:t>
            </w:r>
            <w:r w:rsidR="00675D70">
              <w:rPr>
                <w:rFonts w:eastAsia="Times New Roman" w:cs="Times New Roman"/>
                <w:lang w:val="de-DE" w:eastAsia="en-GB"/>
              </w:rPr>
              <w:t>zurück</w:t>
            </w:r>
          </w:p>
        </w:tc>
        <w:tc>
          <w:tcPr>
            <w:tcW w:w="3334" w:type="dxa"/>
          </w:tcPr>
          <w:p w14:paraId="6C11B3CD" w14:textId="4886BFDC"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E2BAC7D" w14:textId="015AEEF3" w:rsidR="00037ADE" w:rsidRDefault="00037ADE" w:rsidP="009D45DE">
            <w:pPr>
              <w:rPr>
                <w:sz w:val="22"/>
                <w:szCs w:val="22"/>
              </w:rPr>
            </w:pPr>
            <w:r>
              <w:rPr>
                <w:sz w:val="22"/>
                <w:szCs w:val="22"/>
              </w:rPr>
              <w:t>UC-5/UC-4</w:t>
            </w:r>
          </w:p>
        </w:tc>
      </w:tr>
      <w:tr w:rsidR="00675D70" w:rsidRPr="00037ADE" w14:paraId="60CC0842" w14:textId="77777777" w:rsidTr="00597929">
        <w:trPr>
          <w:trHeight w:val="276"/>
          <w:jc w:val="center"/>
        </w:trPr>
        <w:tc>
          <w:tcPr>
            <w:tcW w:w="4116" w:type="dxa"/>
          </w:tcPr>
          <w:p w14:paraId="3F2A9683" w14:textId="50400698"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killPlayers</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5FDCE6C5" w14:textId="34EC3A2E" w:rsidR="00037ADE" w:rsidRDefault="00675D70">
            <w:pPr>
              <w:pStyle w:val="ListParagraph"/>
              <w:numPr>
                <w:ilvl w:val="0"/>
                <w:numId w:val="75"/>
              </w:numPr>
              <w:rPr>
                <w:rFonts w:eastAsia="Times New Roman" w:cs="Times New Roman"/>
                <w:lang w:eastAsia="en-GB"/>
              </w:rPr>
            </w:pPr>
            <w:proofErr w:type="spellStart"/>
            <w:r>
              <w:rPr>
                <w:rFonts w:eastAsia="Times New Roman" w:cs="Times New Roman"/>
                <w:lang w:eastAsia="en-GB"/>
              </w:rPr>
              <w:t>Löscht</w:t>
            </w:r>
            <w:proofErr w:type="spellEnd"/>
            <w:r w:rsidR="00037ADE">
              <w:rPr>
                <w:rFonts w:eastAsia="Times New Roman" w:cs="Times New Roman"/>
                <w:lang w:eastAsia="en-GB"/>
              </w:rPr>
              <w:t xml:space="preserve"> alle Spieler </w:t>
            </w:r>
          </w:p>
        </w:tc>
        <w:tc>
          <w:tcPr>
            <w:tcW w:w="3334" w:type="dxa"/>
          </w:tcPr>
          <w:p w14:paraId="388E02D6" w14:textId="747B3AD4"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3B0F9B77" w14:textId="4199B7D1" w:rsidR="00037ADE" w:rsidRDefault="00037ADE" w:rsidP="009D45DE">
            <w:pPr>
              <w:rPr>
                <w:sz w:val="22"/>
                <w:szCs w:val="22"/>
              </w:rPr>
            </w:pPr>
            <w:r>
              <w:rPr>
                <w:sz w:val="22"/>
                <w:szCs w:val="22"/>
              </w:rPr>
              <w:t>UC-5 / UC-9</w:t>
            </w:r>
          </w:p>
        </w:tc>
      </w:tr>
      <w:tr w:rsidR="00675D70" w:rsidRPr="00037ADE" w14:paraId="79E9BF68" w14:textId="77777777" w:rsidTr="00597929">
        <w:trPr>
          <w:trHeight w:val="276"/>
          <w:jc w:val="center"/>
        </w:trPr>
        <w:tc>
          <w:tcPr>
            <w:tcW w:w="4116" w:type="dxa"/>
          </w:tcPr>
          <w:p w14:paraId="3811596F" w14:textId="54A6B81B" w:rsidR="00037ADE" w:rsidRDefault="00037ADE" w:rsidP="009D45DE">
            <w:pPr>
              <w:rPr>
                <w:rFonts w:eastAsia="Times New Roman" w:cs="Times New Roman"/>
                <w:lang w:eastAsia="en-GB"/>
              </w:rPr>
            </w:pPr>
            <w:r>
              <w:rPr>
                <w:rFonts w:eastAsia="Times New Roman" w:cs="Times New Roman"/>
                <w:lang w:eastAsia="en-GB"/>
              </w:rPr>
              <w:t xml:space="preserve">List&lt;Player&gt; </w:t>
            </w:r>
            <w:proofErr w:type="spellStart"/>
            <w:proofErr w:type="gramStart"/>
            <w:r>
              <w:rPr>
                <w:rFonts w:eastAsia="Times New Roman" w:cs="Times New Roman"/>
                <w:lang w:eastAsia="en-GB"/>
              </w:rPr>
              <w:t>getPlayers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CA0D656" w14:textId="15F94EFF"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Spielern </w:t>
            </w:r>
            <w:r w:rsidR="00675D70">
              <w:rPr>
                <w:rFonts w:eastAsia="Times New Roman" w:cs="Times New Roman"/>
                <w:lang w:val="de-DE" w:eastAsia="en-GB"/>
              </w:rPr>
              <w:t>zurück</w:t>
            </w:r>
          </w:p>
        </w:tc>
        <w:tc>
          <w:tcPr>
            <w:tcW w:w="3334" w:type="dxa"/>
          </w:tcPr>
          <w:p w14:paraId="114B6102" w14:textId="368CC40A"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13D5534F" w14:textId="69292B75" w:rsidR="00037ADE" w:rsidRPr="00037ADE" w:rsidRDefault="00037ADE"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675D70" w:rsidRPr="00037ADE" w14:paraId="484BF4A9" w14:textId="77777777" w:rsidTr="00597929">
        <w:trPr>
          <w:trHeight w:val="276"/>
          <w:jc w:val="center"/>
        </w:trPr>
        <w:tc>
          <w:tcPr>
            <w:tcW w:w="4116" w:type="dxa"/>
          </w:tcPr>
          <w:p w14:paraId="0FAE5D83" w14:textId="56F882CC"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commitMove</w:t>
            </w:r>
            <w:proofErr w:type="spellEnd"/>
            <w:r>
              <w:rPr>
                <w:rFonts w:eastAsia="Times New Roman" w:cs="Times New Roman"/>
                <w:lang w:eastAsia="en-GB"/>
              </w:rPr>
              <w:t>(int)</w:t>
            </w:r>
          </w:p>
        </w:tc>
        <w:tc>
          <w:tcPr>
            <w:tcW w:w="2927" w:type="dxa"/>
          </w:tcPr>
          <w:p w14:paraId="4D6A0EEE" w14:textId="203FF7E8"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die jeweilige Richtung </w:t>
            </w:r>
            <w:r w:rsidR="00675D70">
              <w:rPr>
                <w:rFonts w:eastAsia="Times New Roman" w:cs="Times New Roman"/>
                <w:lang w:val="de-DE" w:eastAsia="en-GB"/>
              </w:rPr>
              <w:t>für</w:t>
            </w:r>
            <w:r>
              <w:rPr>
                <w:rFonts w:eastAsia="Times New Roman" w:cs="Times New Roman"/>
                <w:lang w:val="de-DE" w:eastAsia="en-GB"/>
              </w:rPr>
              <w:t xml:space="preserve"> einen Spieler, dabei wird die Richtung als </w:t>
            </w:r>
            <w:proofErr w:type="spellStart"/>
            <w:r>
              <w:rPr>
                <w:rFonts w:eastAsia="Times New Roman" w:cs="Times New Roman"/>
                <w:lang w:val="de-DE" w:eastAsia="en-GB"/>
              </w:rPr>
              <w:t>int</w:t>
            </w:r>
            <w:proofErr w:type="spellEnd"/>
            <w:r>
              <w:rPr>
                <w:rFonts w:eastAsia="Times New Roman" w:cs="Times New Roman"/>
                <w:lang w:val="de-DE" w:eastAsia="en-GB"/>
              </w:rPr>
              <w:t xml:space="preserve"> der Methode </w:t>
            </w:r>
            <w:r w:rsidR="00E30EEE">
              <w:rPr>
                <w:rFonts w:eastAsia="Times New Roman" w:cs="Times New Roman"/>
                <w:lang w:val="de-DE" w:eastAsia="en-GB"/>
              </w:rPr>
              <w:t>übergeben</w:t>
            </w:r>
            <w:r>
              <w:rPr>
                <w:rFonts w:eastAsia="Times New Roman" w:cs="Times New Roman"/>
                <w:lang w:val="de-DE" w:eastAsia="en-GB"/>
              </w:rPr>
              <w:t>.</w:t>
            </w:r>
          </w:p>
          <w:p w14:paraId="2F461C1E" w14:textId="608E35A2"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Es gibt noch eine </w:t>
            </w:r>
            <w:r w:rsidR="00E30EEE">
              <w:rPr>
                <w:rFonts w:eastAsia="Times New Roman" w:cs="Times New Roman"/>
                <w:lang w:val="de-DE" w:eastAsia="en-GB"/>
              </w:rPr>
              <w:t>Überladung</w:t>
            </w:r>
            <w:r>
              <w:rPr>
                <w:rFonts w:eastAsia="Times New Roman" w:cs="Times New Roman"/>
                <w:lang w:val="de-DE" w:eastAsia="en-GB"/>
              </w:rPr>
              <w:t xml:space="preserve"> mit </w:t>
            </w: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commitMove</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3334" w:type="dxa"/>
          </w:tcPr>
          <w:p w14:paraId="2FB18736" w14:textId="122FA828" w:rsidR="00037ADE" w:rsidRPr="00037ADE" w:rsidRDefault="002172E3" w:rsidP="009D45DE">
            <w:pPr>
              <w:rPr>
                <w:sz w:val="22"/>
                <w:szCs w:val="22"/>
                <w:lang w:val="de-DE"/>
              </w:rPr>
            </w:pPr>
            <w:r>
              <w:rPr>
                <w:sz w:val="22"/>
                <w:szCs w:val="22"/>
                <w:lang w:val="de-DE"/>
              </w:rPr>
              <w:t>Player</w:t>
            </w:r>
          </w:p>
        </w:tc>
        <w:tc>
          <w:tcPr>
            <w:tcW w:w="1572" w:type="dxa"/>
          </w:tcPr>
          <w:p w14:paraId="489CF410" w14:textId="46019DA4" w:rsidR="00037ADE" w:rsidRPr="00037ADE" w:rsidRDefault="00037ADE" w:rsidP="009D45DE">
            <w:pPr>
              <w:rPr>
                <w:sz w:val="22"/>
                <w:szCs w:val="22"/>
                <w:lang w:val="de-DE"/>
              </w:rPr>
            </w:pPr>
            <w:r>
              <w:rPr>
                <w:sz w:val="22"/>
                <w:szCs w:val="22"/>
                <w:lang w:val="de-DE"/>
              </w:rPr>
              <w:t>UC-4</w:t>
            </w:r>
          </w:p>
        </w:tc>
      </w:tr>
      <w:tr w:rsidR="00675D70" w:rsidRPr="00037ADE" w14:paraId="67D55150" w14:textId="77777777" w:rsidTr="00597929">
        <w:trPr>
          <w:trHeight w:val="276"/>
          <w:jc w:val="center"/>
        </w:trPr>
        <w:tc>
          <w:tcPr>
            <w:tcW w:w="4116" w:type="dxa"/>
          </w:tcPr>
          <w:p w14:paraId="05D4B7CC" w14:textId="0F3DE5C6"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changePosition</w:t>
            </w:r>
            <w:proofErr w:type="spellEnd"/>
            <w:r>
              <w:rPr>
                <w:rFonts w:eastAsia="Times New Roman" w:cs="Times New Roman"/>
                <w:lang w:eastAsia="en-GB"/>
              </w:rPr>
              <w:t>(</w:t>
            </w:r>
            <w:proofErr w:type="spellStart"/>
            <w:proofErr w:type="gramStart"/>
            <w:r>
              <w:rPr>
                <w:rFonts w:eastAsia="Times New Roman" w:cs="Times New Roman"/>
                <w:lang w:eastAsia="en-GB"/>
              </w:rPr>
              <w:t>int,int</w:t>
            </w:r>
            <w:proofErr w:type="spellEnd"/>
            <w:proofErr w:type="gramEnd"/>
            <w:r>
              <w:rPr>
                <w:rFonts w:eastAsia="Times New Roman" w:cs="Times New Roman"/>
                <w:lang w:eastAsia="en-GB"/>
              </w:rPr>
              <w:t xml:space="preserve">) </w:t>
            </w:r>
          </w:p>
        </w:tc>
        <w:tc>
          <w:tcPr>
            <w:tcW w:w="2927" w:type="dxa"/>
          </w:tcPr>
          <w:p w14:paraId="4C9BAFE0" w14:textId="526EB1FF" w:rsidR="00037ADE" w:rsidRDefault="00E30EEE">
            <w:pPr>
              <w:pStyle w:val="ListParagraph"/>
              <w:numPr>
                <w:ilvl w:val="0"/>
                <w:numId w:val="75"/>
              </w:numPr>
              <w:rPr>
                <w:rFonts w:eastAsia="Times New Roman" w:cs="Times New Roman"/>
                <w:lang w:val="de-DE" w:eastAsia="en-GB"/>
              </w:rPr>
            </w:pPr>
            <w:r>
              <w:rPr>
                <w:rFonts w:eastAsia="Times New Roman" w:cs="Times New Roman"/>
                <w:lang w:val="de-DE" w:eastAsia="en-GB"/>
              </w:rPr>
              <w:t>Ändert</w:t>
            </w:r>
            <w:r w:rsidR="00037ADE">
              <w:rPr>
                <w:rFonts w:eastAsia="Times New Roman" w:cs="Times New Roman"/>
                <w:lang w:val="de-DE" w:eastAsia="en-GB"/>
              </w:rPr>
              <w:t xml:space="preserve"> die Position auf die neuen </w:t>
            </w:r>
            <w:proofErr w:type="spellStart"/>
            <w:proofErr w:type="gramStart"/>
            <w:r w:rsidR="00037ADE">
              <w:rPr>
                <w:rFonts w:eastAsia="Times New Roman" w:cs="Times New Roman"/>
                <w:lang w:val="de-DE" w:eastAsia="en-GB"/>
              </w:rPr>
              <w:t>x,y</w:t>
            </w:r>
            <w:proofErr w:type="spellEnd"/>
            <w:proofErr w:type="gramEnd"/>
            <w:r w:rsidR="00037ADE">
              <w:rPr>
                <w:rFonts w:eastAsia="Times New Roman" w:cs="Times New Roman"/>
                <w:lang w:val="de-DE" w:eastAsia="en-GB"/>
              </w:rPr>
              <w:t xml:space="preserve"> Koordinaten eines Spielers</w:t>
            </w:r>
          </w:p>
        </w:tc>
        <w:tc>
          <w:tcPr>
            <w:tcW w:w="3334" w:type="dxa"/>
          </w:tcPr>
          <w:p w14:paraId="0BB70902" w14:textId="15F4B882" w:rsidR="00037ADE" w:rsidRPr="00037ADE" w:rsidRDefault="002172E3" w:rsidP="009D45DE">
            <w:pPr>
              <w:rPr>
                <w:sz w:val="22"/>
                <w:szCs w:val="22"/>
                <w:lang w:val="de-DE"/>
              </w:rPr>
            </w:pPr>
            <w:r>
              <w:rPr>
                <w:sz w:val="22"/>
                <w:szCs w:val="22"/>
                <w:lang w:val="de-DE"/>
              </w:rPr>
              <w:t>Player</w:t>
            </w:r>
          </w:p>
        </w:tc>
        <w:tc>
          <w:tcPr>
            <w:tcW w:w="1572" w:type="dxa"/>
          </w:tcPr>
          <w:p w14:paraId="07E14308" w14:textId="329D3806" w:rsidR="00037ADE" w:rsidRDefault="00037ADE" w:rsidP="009D45DE">
            <w:pPr>
              <w:rPr>
                <w:sz w:val="22"/>
                <w:szCs w:val="22"/>
                <w:lang w:val="de-DE"/>
              </w:rPr>
            </w:pPr>
            <w:r>
              <w:rPr>
                <w:sz w:val="22"/>
                <w:szCs w:val="22"/>
                <w:lang w:val="de-DE"/>
              </w:rPr>
              <w:t>UC-4</w:t>
            </w:r>
          </w:p>
        </w:tc>
      </w:tr>
      <w:tr w:rsidR="00675D70" w:rsidRPr="00037ADE" w14:paraId="09108FD5" w14:textId="77777777" w:rsidTr="00597929">
        <w:trPr>
          <w:trHeight w:val="276"/>
          <w:jc w:val="center"/>
        </w:trPr>
        <w:tc>
          <w:tcPr>
            <w:tcW w:w="4116" w:type="dxa"/>
          </w:tcPr>
          <w:p w14:paraId="1B5A8FA4" w14:textId="69D035A2" w:rsidR="00037ADE" w:rsidRDefault="00037ADE" w:rsidP="009D45DE">
            <w:pPr>
              <w:rPr>
                <w:rFonts w:eastAsia="Times New Roman" w:cs="Times New Roman"/>
                <w:lang w:eastAsia="en-GB"/>
              </w:rPr>
            </w:pPr>
            <w:r>
              <w:rPr>
                <w:rFonts w:eastAsia="Times New Roman" w:cs="Times New Roman"/>
                <w:lang w:eastAsia="en-GB"/>
              </w:rPr>
              <w:t xml:space="preserve">Bool </w:t>
            </w:r>
            <w:proofErr w:type="spellStart"/>
            <w:r>
              <w:rPr>
                <w:rFonts w:eastAsia="Times New Roman" w:cs="Times New Roman"/>
                <w:lang w:eastAsia="en-GB"/>
              </w:rPr>
              <w:t>checkBackwards</w:t>
            </w:r>
            <w:proofErr w:type="spellEnd"/>
            <w:r>
              <w:rPr>
                <w:rFonts w:eastAsia="Times New Roman" w:cs="Times New Roman"/>
                <w:lang w:eastAsia="en-GB"/>
              </w:rPr>
              <w:t>(</w:t>
            </w:r>
            <w:proofErr w:type="gramStart"/>
            <w:r>
              <w:rPr>
                <w:rFonts w:eastAsia="Times New Roman" w:cs="Times New Roman"/>
                <w:lang w:eastAsia="en-GB"/>
              </w:rPr>
              <w:t>int[</w:t>
            </w:r>
            <w:proofErr w:type="gramEnd"/>
            <w:r>
              <w:rPr>
                <w:rFonts w:eastAsia="Times New Roman" w:cs="Times New Roman"/>
                <w:lang w:eastAsia="en-GB"/>
              </w:rPr>
              <w:t>])</w:t>
            </w:r>
          </w:p>
        </w:tc>
        <w:tc>
          <w:tcPr>
            <w:tcW w:w="2927" w:type="dxa"/>
          </w:tcPr>
          <w:p w14:paraId="2B80C798" w14:textId="50210FF9" w:rsidR="00037ADE" w:rsidRDefault="00E30EEE">
            <w:pPr>
              <w:pStyle w:val="ListParagraph"/>
              <w:numPr>
                <w:ilvl w:val="0"/>
                <w:numId w:val="75"/>
              </w:numPr>
              <w:rPr>
                <w:rFonts w:eastAsia="Times New Roman" w:cs="Times New Roman"/>
                <w:lang w:val="de-DE" w:eastAsia="en-GB"/>
              </w:rPr>
            </w:pPr>
            <w:proofErr w:type="gramStart"/>
            <w:r>
              <w:rPr>
                <w:rFonts w:eastAsia="Times New Roman" w:cs="Times New Roman"/>
                <w:lang w:val="de-DE" w:eastAsia="en-GB"/>
              </w:rPr>
              <w:t>Prüft</w:t>
            </w:r>
            <w:proofErr w:type="gramEnd"/>
            <w:r w:rsidR="002172E3">
              <w:rPr>
                <w:rFonts w:eastAsia="Times New Roman" w:cs="Times New Roman"/>
                <w:lang w:val="de-DE" w:eastAsia="en-GB"/>
              </w:rPr>
              <w:t xml:space="preserve"> ob ein Spieler versucht, einen Schritt </w:t>
            </w:r>
            <w:r>
              <w:rPr>
                <w:rFonts w:eastAsia="Times New Roman" w:cs="Times New Roman"/>
                <w:lang w:val="de-DE" w:eastAsia="en-GB"/>
              </w:rPr>
              <w:t>zurück</w:t>
            </w:r>
            <w:r w:rsidR="002172E3">
              <w:rPr>
                <w:rFonts w:eastAsia="Times New Roman" w:cs="Times New Roman"/>
                <w:lang w:val="de-DE" w:eastAsia="en-GB"/>
              </w:rPr>
              <w:t xml:space="preserve"> zu machen. </w:t>
            </w:r>
          </w:p>
          <w:p w14:paraId="7C454C8F" w14:textId="609D883A" w:rsidR="002172E3" w:rsidRDefault="002172E3">
            <w:pPr>
              <w:pStyle w:val="ListParagraph"/>
              <w:numPr>
                <w:ilvl w:val="0"/>
                <w:numId w:val="75"/>
              </w:numPr>
              <w:rPr>
                <w:rFonts w:eastAsia="Times New Roman" w:cs="Times New Roman"/>
                <w:lang w:val="de-DE" w:eastAsia="en-GB"/>
              </w:rPr>
            </w:pPr>
            <w:r>
              <w:rPr>
                <w:rFonts w:eastAsia="Times New Roman" w:cs="Times New Roman"/>
                <w:lang w:val="de-DE" w:eastAsia="en-GB"/>
              </w:rPr>
              <w:t>Wenn ja, dann wird das Motorrad trotzdem ein Schritt in die bisherige Richtung gesetzt</w:t>
            </w:r>
          </w:p>
        </w:tc>
        <w:tc>
          <w:tcPr>
            <w:tcW w:w="3334" w:type="dxa"/>
          </w:tcPr>
          <w:p w14:paraId="0996FCD1" w14:textId="68571469" w:rsidR="00037ADE" w:rsidRPr="00037ADE" w:rsidRDefault="002172E3" w:rsidP="009D45DE">
            <w:pPr>
              <w:rPr>
                <w:sz w:val="22"/>
                <w:szCs w:val="22"/>
                <w:lang w:val="de-DE"/>
              </w:rPr>
            </w:pPr>
            <w:r>
              <w:rPr>
                <w:sz w:val="22"/>
                <w:szCs w:val="22"/>
                <w:lang w:val="de-DE"/>
              </w:rPr>
              <w:t>Player</w:t>
            </w:r>
          </w:p>
        </w:tc>
        <w:tc>
          <w:tcPr>
            <w:tcW w:w="1572" w:type="dxa"/>
          </w:tcPr>
          <w:p w14:paraId="006DA2F0" w14:textId="243595A8" w:rsidR="00037ADE" w:rsidRDefault="002172E3" w:rsidP="009D45DE">
            <w:pPr>
              <w:rPr>
                <w:sz w:val="22"/>
                <w:szCs w:val="22"/>
                <w:lang w:val="de-DE"/>
              </w:rPr>
            </w:pPr>
            <w:r>
              <w:rPr>
                <w:sz w:val="22"/>
                <w:szCs w:val="22"/>
                <w:lang w:val="de-DE"/>
              </w:rPr>
              <w:t>UC-4</w:t>
            </w:r>
          </w:p>
        </w:tc>
      </w:tr>
      <w:tr w:rsidR="00675D70" w:rsidRPr="002172E3" w14:paraId="553422A2" w14:textId="77777777" w:rsidTr="00597929">
        <w:trPr>
          <w:trHeight w:val="276"/>
          <w:jc w:val="center"/>
        </w:trPr>
        <w:tc>
          <w:tcPr>
            <w:tcW w:w="4116" w:type="dxa"/>
          </w:tcPr>
          <w:p w14:paraId="5FA4219B" w14:textId="255D9B2E"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resetNextId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01E1A61" w14:textId="58FDA08D" w:rsidR="002172E3" w:rsidRPr="00E30EEE" w:rsidRDefault="00E30EEE">
            <w:pPr>
              <w:pStyle w:val="ListParagraph"/>
              <w:numPr>
                <w:ilvl w:val="0"/>
                <w:numId w:val="75"/>
              </w:numPr>
              <w:rPr>
                <w:rFonts w:eastAsia="Times New Roman" w:cs="Times New Roman"/>
                <w:lang w:val="de-DE" w:eastAsia="en-GB"/>
              </w:rPr>
            </w:pPr>
            <w:r w:rsidRPr="00E30EEE">
              <w:rPr>
                <w:rFonts w:eastAsia="Times New Roman" w:cs="Times New Roman"/>
                <w:lang w:val="de-DE" w:eastAsia="en-GB"/>
              </w:rPr>
              <w:t>Setzt</w:t>
            </w:r>
            <w:r w:rsidR="002172E3" w:rsidRPr="00E30EEE">
              <w:rPr>
                <w:rFonts w:eastAsia="Times New Roman" w:cs="Times New Roman"/>
                <w:lang w:val="de-DE" w:eastAsia="en-GB"/>
              </w:rPr>
              <w:t xml:space="preserve"> die </w:t>
            </w:r>
            <w:proofErr w:type="spellStart"/>
            <w:r w:rsidR="002172E3" w:rsidRPr="00E30EEE">
              <w:rPr>
                <w:rFonts w:eastAsia="Times New Roman" w:cs="Times New Roman"/>
                <w:lang w:val="de-DE" w:eastAsia="en-GB"/>
              </w:rPr>
              <w:t>nextId</w:t>
            </w:r>
            <w:proofErr w:type="spellEnd"/>
            <w:r w:rsidR="002172E3" w:rsidRPr="00E30EEE">
              <w:rPr>
                <w:rFonts w:eastAsia="Times New Roman" w:cs="Times New Roman"/>
                <w:lang w:val="de-DE" w:eastAsia="en-GB"/>
              </w:rPr>
              <w:t xml:space="preserve"> variable</w:t>
            </w:r>
            <w:r w:rsidRPr="00E30EEE">
              <w:rPr>
                <w:rFonts w:eastAsia="Times New Roman" w:cs="Times New Roman"/>
                <w:lang w:val="de-DE" w:eastAsia="en-GB"/>
              </w:rPr>
              <w:t xml:space="preserve"> zurück</w:t>
            </w:r>
            <w:r w:rsidR="002172E3" w:rsidRPr="00E30EEE">
              <w:rPr>
                <w:rFonts w:eastAsia="Times New Roman" w:cs="Times New Roman"/>
                <w:lang w:val="de-DE" w:eastAsia="en-GB"/>
              </w:rPr>
              <w:t>.</w:t>
            </w:r>
          </w:p>
          <w:p w14:paraId="36AA2947" w14:textId="00DD7BA0"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wird genutzt, damit, wenn ein neues Spiel startet, die </w:t>
            </w:r>
            <w:r w:rsidR="00E30EEE">
              <w:rPr>
                <w:rFonts w:eastAsia="Times New Roman" w:cs="Times New Roman"/>
                <w:lang w:val="de-DE" w:eastAsia="en-GB"/>
              </w:rPr>
              <w:t>Spieler</w:t>
            </w:r>
            <w:r>
              <w:rPr>
                <w:rFonts w:eastAsia="Times New Roman" w:cs="Times New Roman"/>
                <w:lang w:val="de-DE" w:eastAsia="en-GB"/>
              </w:rPr>
              <w:t xml:space="preserve">, wieder mit </w:t>
            </w:r>
            <w:proofErr w:type="spellStart"/>
            <w:proofErr w:type="gramStart"/>
            <w:r>
              <w:rPr>
                <w:rFonts w:eastAsia="Times New Roman" w:cs="Times New Roman"/>
                <w:lang w:val="de-DE" w:eastAsia="en-GB"/>
              </w:rPr>
              <w:t>ID’s</w:t>
            </w:r>
            <w:proofErr w:type="spellEnd"/>
            <w:proofErr w:type="gramEnd"/>
            <w:r>
              <w:rPr>
                <w:rFonts w:eastAsia="Times New Roman" w:cs="Times New Roman"/>
                <w:lang w:val="de-DE" w:eastAsia="en-GB"/>
              </w:rPr>
              <w:t xml:space="preserve"> 1-6 erstellt werden</w:t>
            </w:r>
          </w:p>
        </w:tc>
        <w:tc>
          <w:tcPr>
            <w:tcW w:w="3334" w:type="dxa"/>
          </w:tcPr>
          <w:p w14:paraId="38FE46D6" w14:textId="6FB70165" w:rsidR="002172E3" w:rsidRPr="002172E3" w:rsidRDefault="002172E3" w:rsidP="009D45DE">
            <w:pPr>
              <w:rPr>
                <w:sz w:val="22"/>
                <w:szCs w:val="22"/>
                <w:lang w:val="de-DE"/>
              </w:rPr>
            </w:pPr>
            <w:r>
              <w:rPr>
                <w:sz w:val="22"/>
                <w:szCs w:val="22"/>
                <w:lang w:val="de-DE"/>
              </w:rPr>
              <w:t>Player</w:t>
            </w:r>
          </w:p>
        </w:tc>
        <w:tc>
          <w:tcPr>
            <w:tcW w:w="1572" w:type="dxa"/>
          </w:tcPr>
          <w:p w14:paraId="0DF04282" w14:textId="567848A2" w:rsidR="002172E3" w:rsidRPr="002172E3" w:rsidRDefault="002172E3" w:rsidP="009D45DE">
            <w:pPr>
              <w:rPr>
                <w:sz w:val="22"/>
                <w:szCs w:val="22"/>
                <w:lang w:val="de-DE"/>
              </w:rPr>
            </w:pPr>
            <w:r>
              <w:rPr>
                <w:sz w:val="22"/>
                <w:szCs w:val="22"/>
              </w:rPr>
              <w:t xml:space="preserve">Use Case </w:t>
            </w:r>
            <w:proofErr w:type="spellStart"/>
            <w:r w:rsidR="00E30EEE">
              <w:rPr>
                <w:sz w:val="22"/>
                <w:szCs w:val="22"/>
              </w:rPr>
              <w:t>Übergreifend</w:t>
            </w:r>
            <w:proofErr w:type="spellEnd"/>
          </w:p>
        </w:tc>
      </w:tr>
      <w:tr w:rsidR="00675D70" w:rsidRPr="002172E3" w14:paraId="1EA1747A" w14:textId="77777777" w:rsidTr="00597929">
        <w:trPr>
          <w:trHeight w:val="276"/>
          <w:jc w:val="center"/>
        </w:trPr>
        <w:tc>
          <w:tcPr>
            <w:tcW w:w="4116" w:type="dxa"/>
          </w:tcPr>
          <w:p w14:paraId="48169A13" w14:textId="5E6260A3"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245305" w14:textId="77777777" w:rsidR="002172E3" w:rsidRDefault="002172E3">
            <w:pPr>
              <w:pStyle w:val="ListParagraph"/>
              <w:numPr>
                <w:ilvl w:val="0"/>
                <w:numId w:val="75"/>
              </w:numPr>
              <w:rPr>
                <w:rFonts w:eastAsia="Times New Roman" w:cs="Times New Roman"/>
                <w:lang w:eastAsia="en-GB"/>
              </w:rPr>
            </w:pPr>
            <w:r>
              <w:rPr>
                <w:rFonts w:eastAsia="Times New Roman" w:cs="Times New Roman"/>
                <w:lang w:eastAsia="en-GB"/>
              </w:rPr>
              <w:t xml:space="preserve">Das Spiel </w:t>
            </w:r>
            <w:proofErr w:type="spellStart"/>
            <w:r>
              <w:rPr>
                <w:rFonts w:eastAsia="Times New Roman" w:cs="Times New Roman"/>
                <w:lang w:eastAsia="en-GB"/>
              </w:rPr>
              <w:t>wird</w:t>
            </w:r>
            <w:proofErr w:type="spellEnd"/>
            <w:r>
              <w:rPr>
                <w:rFonts w:eastAsia="Times New Roman" w:cs="Times New Roman"/>
                <w:lang w:eastAsia="en-GB"/>
              </w:rPr>
              <w:t xml:space="preserve"> </w:t>
            </w:r>
            <w:proofErr w:type="spellStart"/>
            <w:r>
              <w:rPr>
                <w:rFonts w:eastAsia="Times New Roman" w:cs="Times New Roman"/>
                <w:lang w:eastAsia="en-GB"/>
              </w:rPr>
              <w:t>gestartet</w:t>
            </w:r>
            <w:proofErr w:type="spellEnd"/>
          </w:p>
          <w:p w14:paraId="2621A51E" w14:textId="1517FE7F"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Die Startpositionen der Spieler wird berech</w:t>
            </w:r>
            <w:r>
              <w:rPr>
                <w:rFonts w:eastAsia="Times New Roman" w:cs="Times New Roman"/>
                <w:lang w:val="de-DE" w:eastAsia="en-GB"/>
              </w:rPr>
              <w:t xml:space="preserve">net indem </w:t>
            </w:r>
            <w:proofErr w:type="spellStart"/>
            <w:r>
              <w:rPr>
                <w:rFonts w:eastAsia="Times New Roman" w:cs="Times New Roman"/>
                <w:lang w:val="de-DE" w:eastAsia="en-GB"/>
              </w:rPr>
              <w:t>calculateStartPositions</w:t>
            </w:r>
            <w:proofErr w:type="spellEnd"/>
            <w:r>
              <w:rPr>
                <w:rFonts w:eastAsia="Times New Roman" w:cs="Times New Roman"/>
                <w:lang w:val="de-DE" w:eastAsia="en-GB"/>
              </w:rPr>
              <w:t xml:space="preserve"> aufgerufen wird</w:t>
            </w:r>
          </w:p>
        </w:tc>
        <w:tc>
          <w:tcPr>
            <w:tcW w:w="3334" w:type="dxa"/>
          </w:tcPr>
          <w:p w14:paraId="73C83E0C" w14:textId="7A36E632" w:rsidR="002172E3" w:rsidRP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64013D81" w14:textId="7346A1E9" w:rsidR="002172E3" w:rsidRPr="002172E3" w:rsidRDefault="002172E3" w:rsidP="009D45DE">
            <w:pPr>
              <w:rPr>
                <w:sz w:val="22"/>
                <w:szCs w:val="22"/>
                <w:lang w:val="de-DE"/>
              </w:rPr>
            </w:pPr>
            <w:r>
              <w:rPr>
                <w:sz w:val="22"/>
                <w:szCs w:val="22"/>
                <w:lang w:val="de-DE"/>
              </w:rPr>
              <w:t>UC-2</w:t>
            </w:r>
          </w:p>
        </w:tc>
      </w:tr>
      <w:tr w:rsidR="002172E3" w:rsidRPr="002172E3" w14:paraId="54F8424A" w14:textId="77777777" w:rsidTr="00597929">
        <w:trPr>
          <w:trHeight w:val="276"/>
          <w:jc w:val="center"/>
        </w:trPr>
        <w:tc>
          <w:tcPr>
            <w:tcW w:w="4116" w:type="dxa"/>
          </w:tcPr>
          <w:p w14:paraId="31AE2EEC" w14:textId="3B4A1637" w:rsidR="002172E3" w:rsidRDefault="002172E3" w:rsidP="009D45DE">
            <w:pPr>
              <w:rPr>
                <w:rFonts w:eastAsia="Times New Roman" w:cs="Times New Roman"/>
                <w:lang w:eastAsia="en-GB"/>
              </w:rPr>
            </w:pPr>
            <w:r>
              <w:rPr>
                <w:rFonts w:eastAsia="Times New Roman" w:cs="Times New Roman"/>
                <w:lang w:eastAsia="en-GB"/>
              </w:rPr>
              <w:lastRenderedPageBreak/>
              <w:t xml:space="preserve">Bool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24AE32A" w14:textId="5FA593F2"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aktualisiert den </w:t>
            </w:r>
            <w:r>
              <w:rPr>
                <w:rFonts w:eastAsia="Times New Roman" w:cs="Times New Roman"/>
                <w:lang w:val="de-DE" w:eastAsia="en-GB"/>
              </w:rPr>
              <w:t>Spiel Status</w:t>
            </w:r>
            <w:r w:rsidRPr="002172E3">
              <w:rPr>
                <w:rFonts w:eastAsia="Times New Roman" w:cs="Times New Roman"/>
                <w:lang w:val="de-DE" w:eastAsia="en-GB"/>
              </w:rPr>
              <w:t xml:space="preserve"> mit den a</w:t>
            </w:r>
            <w:r>
              <w:rPr>
                <w:rFonts w:eastAsia="Times New Roman" w:cs="Times New Roman"/>
                <w:lang w:val="de-DE" w:eastAsia="en-GB"/>
              </w:rPr>
              <w:t xml:space="preserve">ktuellen Werten </w:t>
            </w:r>
            <w:r w:rsidR="00E30EEE">
              <w:rPr>
                <w:rFonts w:eastAsia="Times New Roman" w:cs="Times New Roman"/>
                <w:lang w:val="de-DE" w:eastAsia="en-GB"/>
              </w:rPr>
              <w:t>für</w:t>
            </w:r>
            <w:r>
              <w:rPr>
                <w:rFonts w:eastAsia="Times New Roman" w:cs="Times New Roman"/>
                <w:lang w:val="de-DE" w:eastAsia="en-GB"/>
              </w:rPr>
              <w:t xml:space="preserve"> das Board (Positionen etc.), nach jedem Tick</w:t>
            </w:r>
          </w:p>
        </w:tc>
        <w:tc>
          <w:tcPr>
            <w:tcW w:w="3334" w:type="dxa"/>
          </w:tcPr>
          <w:p w14:paraId="0DF9640E" w14:textId="010F6661" w:rsid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33801D7E" w14:textId="2B3AE1B6" w:rsidR="002172E3" w:rsidRDefault="002172E3" w:rsidP="009D45DE">
            <w:pPr>
              <w:rPr>
                <w:sz w:val="22"/>
                <w:szCs w:val="22"/>
                <w:lang w:val="de-DE"/>
              </w:rPr>
            </w:pPr>
            <w:r>
              <w:rPr>
                <w:sz w:val="22"/>
                <w:szCs w:val="22"/>
                <w:lang w:val="de-DE"/>
              </w:rPr>
              <w:t xml:space="preserve">Use Case </w:t>
            </w:r>
            <w:r w:rsidR="00E30EEE">
              <w:rPr>
                <w:sz w:val="22"/>
                <w:szCs w:val="22"/>
                <w:lang w:val="de-DE"/>
              </w:rPr>
              <w:t>Übergreifend</w:t>
            </w:r>
          </w:p>
        </w:tc>
      </w:tr>
      <w:tr w:rsidR="002172E3" w:rsidRPr="002172E3" w14:paraId="17DC450A" w14:textId="77777777" w:rsidTr="00597929">
        <w:trPr>
          <w:trHeight w:val="276"/>
          <w:jc w:val="center"/>
        </w:trPr>
        <w:tc>
          <w:tcPr>
            <w:tcW w:w="4116" w:type="dxa"/>
          </w:tcPr>
          <w:p w14:paraId="731F7194" w14:textId="56327C73" w:rsidR="002172E3" w:rsidRDefault="002708A9"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checkCollision</w:t>
            </w:r>
            <w:proofErr w:type="spellEnd"/>
          </w:p>
        </w:tc>
        <w:tc>
          <w:tcPr>
            <w:tcW w:w="2927" w:type="dxa"/>
          </w:tcPr>
          <w:p w14:paraId="18553846" w14:textId="435A7F2D" w:rsidR="002172E3" w:rsidRPr="002172E3"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Prüft</w:t>
            </w:r>
            <w:r w:rsidR="002708A9">
              <w:rPr>
                <w:rFonts w:eastAsia="Times New Roman" w:cs="Times New Roman"/>
                <w:lang w:val="de-DE" w:eastAsia="en-GB"/>
              </w:rPr>
              <w:t xml:space="preserve"> auf eine Kollision und gibt eine Liste mit Koordinaten, an denen die Kollision stattgefunden </w:t>
            </w:r>
            <w:r w:rsidR="00E30EEE">
              <w:rPr>
                <w:rFonts w:eastAsia="Times New Roman" w:cs="Times New Roman"/>
                <w:lang w:val="de-DE" w:eastAsia="en-GB"/>
              </w:rPr>
              <w:t>hat,</w:t>
            </w:r>
          </w:p>
        </w:tc>
        <w:tc>
          <w:tcPr>
            <w:tcW w:w="3334" w:type="dxa"/>
          </w:tcPr>
          <w:p w14:paraId="185C9280" w14:textId="3113E98C" w:rsidR="002172E3" w:rsidRDefault="002708A9" w:rsidP="009D45DE">
            <w:pPr>
              <w:rPr>
                <w:sz w:val="22"/>
                <w:szCs w:val="22"/>
                <w:lang w:val="de-DE"/>
              </w:rPr>
            </w:pPr>
            <w:proofErr w:type="spellStart"/>
            <w:r>
              <w:rPr>
                <w:sz w:val="22"/>
                <w:szCs w:val="22"/>
                <w:lang w:val="de-DE"/>
              </w:rPr>
              <w:t>GameLogic</w:t>
            </w:r>
            <w:proofErr w:type="spellEnd"/>
          </w:p>
        </w:tc>
        <w:tc>
          <w:tcPr>
            <w:tcW w:w="1572" w:type="dxa"/>
          </w:tcPr>
          <w:p w14:paraId="326CED67" w14:textId="56BDAF2C" w:rsidR="002172E3" w:rsidRDefault="002708A9" w:rsidP="009D45DE">
            <w:pPr>
              <w:rPr>
                <w:sz w:val="22"/>
                <w:szCs w:val="22"/>
                <w:lang w:val="de-DE"/>
              </w:rPr>
            </w:pPr>
            <w:r>
              <w:rPr>
                <w:sz w:val="22"/>
                <w:szCs w:val="22"/>
                <w:lang w:val="de-DE"/>
              </w:rPr>
              <w:t>UC-5</w:t>
            </w:r>
          </w:p>
        </w:tc>
      </w:tr>
      <w:tr w:rsidR="002708A9" w:rsidRPr="002172E3" w14:paraId="2A81B7AA" w14:textId="77777777" w:rsidTr="00597929">
        <w:trPr>
          <w:trHeight w:val="276"/>
          <w:jc w:val="center"/>
        </w:trPr>
        <w:tc>
          <w:tcPr>
            <w:tcW w:w="4116" w:type="dxa"/>
          </w:tcPr>
          <w:p w14:paraId="64FEE422" w14:textId="3D5155F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calculateStartPositions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182D3E8" w14:textId="67DA8F36"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Berechnet die Startpositionen </w:t>
            </w:r>
            <w:r w:rsidR="00CC1781">
              <w:rPr>
                <w:rFonts w:eastAsia="Times New Roman" w:cs="Times New Roman"/>
                <w:lang w:val="de-DE" w:eastAsia="en-GB"/>
              </w:rPr>
              <w:t>für</w:t>
            </w:r>
            <w:r>
              <w:rPr>
                <w:rFonts w:eastAsia="Times New Roman" w:cs="Times New Roman"/>
                <w:lang w:val="de-DE" w:eastAsia="en-GB"/>
              </w:rPr>
              <w:t xml:space="preserve"> die jeweiligen Spieler am Anfang des Spiels</w:t>
            </w:r>
          </w:p>
        </w:tc>
        <w:tc>
          <w:tcPr>
            <w:tcW w:w="3334" w:type="dxa"/>
          </w:tcPr>
          <w:p w14:paraId="33081FCF" w14:textId="34FFADBF"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9B90856" w14:textId="67753A32" w:rsidR="002708A9" w:rsidRDefault="002708A9" w:rsidP="009D45DE">
            <w:pPr>
              <w:rPr>
                <w:sz w:val="22"/>
                <w:szCs w:val="22"/>
                <w:lang w:val="de-DE"/>
              </w:rPr>
            </w:pPr>
            <w:r>
              <w:rPr>
                <w:sz w:val="22"/>
                <w:szCs w:val="22"/>
                <w:lang w:val="de-DE"/>
              </w:rPr>
              <w:t>UC-7</w:t>
            </w:r>
          </w:p>
        </w:tc>
      </w:tr>
      <w:tr w:rsidR="002708A9" w:rsidRPr="002172E3" w14:paraId="6C864A24" w14:textId="77777777" w:rsidTr="00597929">
        <w:trPr>
          <w:trHeight w:val="276"/>
          <w:jc w:val="center"/>
        </w:trPr>
        <w:tc>
          <w:tcPr>
            <w:tcW w:w="4116" w:type="dxa"/>
          </w:tcPr>
          <w:p w14:paraId="2DF8977E" w14:textId="548D25E5" w:rsidR="002708A9" w:rsidRDefault="002708A9"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getWinnerStatus</w:t>
            </w:r>
            <w:proofErr w:type="spellEnd"/>
            <w:r>
              <w:rPr>
                <w:rFonts w:eastAsia="Times New Roman" w:cs="Times New Roman"/>
                <w:lang w:eastAsia="en-GB"/>
              </w:rPr>
              <w:t>()</w:t>
            </w:r>
          </w:p>
        </w:tc>
        <w:tc>
          <w:tcPr>
            <w:tcW w:w="2927" w:type="dxa"/>
          </w:tcPr>
          <w:p w14:paraId="34D898A3" w14:textId="4C67D40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Ausgangsstatus des Spiels </w:t>
            </w:r>
            <w:r w:rsidR="00E30EEE">
              <w:rPr>
                <w:rFonts w:eastAsia="Times New Roman" w:cs="Times New Roman"/>
                <w:lang w:val="de-DE" w:eastAsia="en-GB"/>
              </w:rPr>
              <w:t>zurück</w:t>
            </w:r>
          </w:p>
        </w:tc>
        <w:tc>
          <w:tcPr>
            <w:tcW w:w="3334" w:type="dxa"/>
          </w:tcPr>
          <w:p w14:paraId="74647336" w14:textId="62EC9A2B"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4CA4E231" w14:textId="38204C07" w:rsidR="002708A9" w:rsidRDefault="002708A9" w:rsidP="009D45DE">
            <w:pPr>
              <w:rPr>
                <w:sz w:val="22"/>
                <w:szCs w:val="22"/>
                <w:lang w:val="de-DE"/>
              </w:rPr>
            </w:pPr>
            <w:r>
              <w:rPr>
                <w:sz w:val="22"/>
                <w:szCs w:val="22"/>
                <w:lang w:val="de-DE"/>
              </w:rPr>
              <w:t xml:space="preserve">Use Case </w:t>
            </w:r>
            <w:r w:rsidR="00E30EEE">
              <w:rPr>
                <w:sz w:val="22"/>
                <w:szCs w:val="22"/>
                <w:lang w:val="de-DE"/>
              </w:rPr>
              <w:t>Übergreifend</w:t>
            </w:r>
          </w:p>
        </w:tc>
      </w:tr>
      <w:tr w:rsidR="002708A9" w:rsidRPr="002172E3" w14:paraId="3D648314" w14:textId="77777777" w:rsidTr="00597929">
        <w:trPr>
          <w:trHeight w:val="276"/>
          <w:jc w:val="center"/>
        </w:trPr>
        <w:tc>
          <w:tcPr>
            <w:tcW w:w="4116" w:type="dxa"/>
          </w:tcPr>
          <w:p w14:paraId="43860CA7" w14:textId="4868EB9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8A045BA" w14:textId="7DAC6248"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killPlayers</w:t>
            </w:r>
            <w:proofErr w:type="spellEnd"/>
            <w:r>
              <w:rPr>
                <w:rFonts w:eastAsia="Times New Roman" w:cs="Times New Roman"/>
                <w:lang w:val="de-DE" w:eastAsia="en-GB"/>
              </w:rPr>
              <w:t xml:space="preserve"> auf den </w:t>
            </w:r>
            <w:proofErr w:type="spellStart"/>
            <w:r>
              <w:rPr>
                <w:rFonts w:eastAsia="Times New Roman" w:cs="Times New Roman"/>
                <w:lang w:val="de-DE" w:eastAsia="en-GB"/>
              </w:rPr>
              <w:t>PlayerManager</w:t>
            </w:r>
            <w:proofErr w:type="spellEnd"/>
            <w:r>
              <w:rPr>
                <w:rFonts w:eastAsia="Times New Roman" w:cs="Times New Roman"/>
                <w:lang w:val="de-DE" w:eastAsia="en-GB"/>
              </w:rPr>
              <w:t xml:space="preserve"> auf</w:t>
            </w:r>
          </w:p>
        </w:tc>
        <w:tc>
          <w:tcPr>
            <w:tcW w:w="3334" w:type="dxa"/>
          </w:tcPr>
          <w:p w14:paraId="079FA8FF" w14:textId="7739F504"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1322E980" w14:textId="7F97575B" w:rsidR="002708A9" w:rsidRDefault="002708A9" w:rsidP="009D45DE">
            <w:pPr>
              <w:rPr>
                <w:sz w:val="22"/>
                <w:szCs w:val="22"/>
                <w:lang w:val="de-DE"/>
              </w:rPr>
            </w:pPr>
            <w:r>
              <w:rPr>
                <w:sz w:val="22"/>
                <w:szCs w:val="22"/>
                <w:lang w:val="de-DE"/>
              </w:rPr>
              <w:t>UC-5 / UC-9</w:t>
            </w:r>
          </w:p>
        </w:tc>
      </w:tr>
      <w:tr w:rsidR="002708A9" w:rsidRPr="002172E3" w14:paraId="3CDD9A3B" w14:textId="77777777" w:rsidTr="00597929">
        <w:trPr>
          <w:trHeight w:val="276"/>
          <w:jc w:val="center"/>
        </w:trPr>
        <w:tc>
          <w:tcPr>
            <w:tcW w:w="4116" w:type="dxa"/>
          </w:tcPr>
          <w:p w14:paraId="2FC9E36F" w14:textId="3223324C"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F26F423" w14:textId="4B5FABA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Aktualisiert das Board mit den jeweils neuen Positionen der Spieler und Schatten</w:t>
            </w:r>
          </w:p>
        </w:tc>
        <w:tc>
          <w:tcPr>
            <w:tcW w:w="3334" w:type="dxa"/>
          </w:tcPr>
          <w:p w14:paraId="4470D940" w14:textId="7ED9BC4B"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384B53E0" w14:textId="5188B23C" w:rsidR="002708A9" w:rsidRDefault="002708A9" w:rsidP="009D45DE">
            <w:pPr>
              <w:rPr>
                <w:sz w:val="22"/>
                <w:szCs w:val="22"/>
                <w:lang w:val="de-DE"/>
              </w:rPr>
            </w:pPr>
            <w:r>
              <w:rPr>
                <w:sz w:val="22"/>
                <w:szCs w:val="22"/>
                <w:lang w:val="de-DE"/>
              </w:rPr>
              <w:t>UC-4 / UC-8</w:t>
            </w:r>
          </w:p>
        </w:tc>
      </w:tr>
      <w:tr w:rsidR="002708A9" w:rsidRPr="002708A9" w14:paraId="4064F4E2" w14:textId="77777777" w:rsidTr="00597929">
        <w:trPr>
          <w:trHeight w:val="276"/>
          <w:jc w:val="center"/>
        </w:trPr>
        <w:tc>
          <w:tcPr>
            <w:tcW w:w="4116" w:type="dxa"/>
          </w:tcPr>
          <w:p w14:paraId="4060DFC1" w14:textId="3356478B"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setStartPosition</w:t>
            </w:r>
            <w:proofErr w:type="spellEnd"/>
            <w:r>
              <w:rPr>
                <w:rFonts w:eastAsia="Times New Roman" w:cs="Times New Roman"/>
                <w:lang w:eastAsia="en-GB"/>
              </w:rPr>
              <w:t>(</w:t>
            </w:r>
            <w:proofErr w:type="gramEnd"/>
            <w:r>
              <w:rPr>
                <w:rFonts w:eastAsia="Times New Roman" w:cs="Times New Roman"/>
                <w:lang w:eastAsia="en-GB"/>
              </w:rPr>
              <w:t>List&lt;Player&gt;, int)</w:t>
            </w:r>
          </w:p>
        </w:tc>
        <w:tc>
          <w:tcPr>
            <w:tcW w:w="2927" w:type="dxa"/>
          </w:tcPr>
          <w:p w14:paraId="5F74BBD7" w14:textId="1C49413A" w:rsidR="002708A9" w:rsidRPr="002708A9" w:rsidRDefault="002708A9">
            <w:pPr>
              <w:pStyle w:val="ListParagraph"/>
              <w:numPr>
                <w:ilvl w:val="0"/>
                <w:numId w:val="75"/>
              </w:numPr>
              <w:rPr>
                <w:rFonts w:eastAsia="Times New Roman" w:cs="Times New Roman"/>
                <w:lang w:val="de-DE" w:eastAsia="en-GB"/>
              </w:rPr>
            </w:pPr>
            <w:r w:rsidRPr="002708A9">
              <w:rPr>
                <w:rFonts w:eastAsia="Times New Roman" w:cs="Times New Roman"/>
                <w:lang w:val="de-DE" w:eastAsia="en-GB"/>
              </w:rPr>
              <w:t xml:space="preserve">Setzt die Start Positionen der Spieler nach </w:t>
            </w:r>
            <w:r>
              <w:rPr>
                <w:rFonts w:eastAsia="Times New Roman" w:cs="Times New Roman"/>
                <w:lang w:val="de-DE" w:eastAsia="en-GB"/>
              </w:rPr>
              <w:t>der Berechnung der Start Positionen</w:t>
            </w:r>
          </w:p>
        </w:tc>
        <w:tc>
          <w:tcPr>
            <w:tcW w:w="3334" w:type="dxa"/>
          </w:tcPr>
          <w:p w14:paraId="1C5700F2" w14:textId="56C8F3C4" w:rsidR="002708A9" w:rsidRP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0CC1596" w14:textId="5AB25B60" w:rsidR="002708A9" w:rsidRPr="002708A9" w:rsidRDefault="002708A9" w:rsidP="009D45DE">
            <w:pPr>
              <w:rPr>
                <w:sz w:val="22"/>
                <w:szCs w:val="22"/>
                <w:lang w:val="de-DE"/>
              </w:rPr>
            </w:pPr>
            <w:r>
              <w:rPr>
                <w:sz w:val="22"/>
                <w:szCs w:val="22"/>
                <w:lang w:val="de-DE"/>
              </w:rPr>
              <w:t>UC-2 / UC-4</w:t>
            </w:r>
          </w:p>
        </w:tc>
      </w:tr>
      <w:tr w:rsidR="002708A9" w:rsidRPr="002708A9" w14:paraId="5A17092B" w14:textId="77777777" w:rsidTr="00597929">
        <w:trPr>
          <w:trHeight w:val="276"/>
          <w:jc w:val="center"/>
        </w:trPr>
        <w:tc>
          <w:tcPr>
            <w:tcW w:w="4116" w:type="dxa"/>
          </w:tcPr>
          <w:p w14:paraId="52C84674" w14:textId="661261B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remainingTime</w:t>
            </w:r>
            <w:proofErr w:type="spellEnd"/>
            <w:r>
              <w:rPr>
                <w:rFonts w:eastAsia="Times New Roman" w:cs="Times New Roman"/>
                <w:lang w:eastAsia="en-GB"/>
              </w:rPr>
              <w:t>(int)</w:t>
            </w:r>
          </w:p>
        </w:tc>
        <w:tc>
          <w:tcPr>
            <w:tcW w:w="2927" w:type="dxa"/>
          </w:tcPr>
          <w:p w14:paraId="6843B13F" w14:textId="50781D90" w:rsidR="002708A9" w:rsidRP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Zeigt den Wartebildschirm an</w:t>
            </w:r>
          </w:p>
        </w:tc>
        <w:tc>
          <w:tcPr>
            <w:tcW w:w="3334" w:type="dxa"/>
          </w:tcPr>
          <w:p w14:paraId="07F3A751" w14:textId="05424D64" w:rsidR="002708A9" w:rsidRDefault="002708A9" w:rsidP="009D45DE">
            <w:pPr>
              <w:rPr>
                <w:sz w:val="22"/>
                <w:szCs w:val="22"/>
                <w:lang w:val="de-DE"/>
              </w:rPr>
            </w:pPr>
            <w:r>
              <w:rPr>
                <w:sz w:val="22"/>
                <w:szCs w:val="22"/>
                <w:lang w:val="de-DE"/>
              </w:rPr>
              <w:t>Board</w:t>
            </w:r>
          </w:p>
        </w:tc>
        <w:tc>
          <w:tcPr>
            <w:tcW w:w="1572" w:type="dxa"/>
          </w:tcPr>
          <w:p w14:paraId="29667158" w14:textId="091172B2" w:rsidR="002708A9" w:rsidRDefault="002708A9" w:rsidP="009D45DE">
            <w:pPr>
              <w:rPr>
                <w:sz w:val="22"/>
                <w:szCs w:val="22"/>
                <w:lang w:val="de-DE"/>
              </w:rPr>
            </w:pPr>
            <w:r>
              <w:rPr>
                <w:sz w:val="22"/>
                <w:szCs w:val="22"/>
                <w:lang w:val="de-DE"/>
              </w:rPr>
              <w:t>UC-3</w:t>
            </w:r>
          </w:p>
        </w:tc>
      </w:tr>
      <w:tr w:rsidR="002708A9" w:rsidRPr="002708A9" w14:paraId="31750AB9" w14:textId="77777777" w:rsidTr="00597929">
        <w:trPr>
          <w:trHeight w:val="276"/>
          <w:jc w:val="center"/>
        </w:trPr>
        <w:tc>
          <w:tcPr>
            <w:tcW w:w="4116" w:type="dxa"/>
          </w:tcPr>
          <w:p w14:paraId="6D165526" w14:textId="5159070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 xml:space="preserve">List&lt;int[]&gt;) </w:t>
            </w:r>
          </w:p>
        </w:tc>
        <w:tc>
          <w:tcPr>
            <w:tcW w:w="2927" w:type="dxa"/>
          </w:tcPr>
          <w:p w14:paraId="0CCD77BD" w14:textId="280A383C" w:rsidR="002708A9"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Aktualisiert</w:t>
            </w:r>
            <w:r w:rsidR="002708A9">
              <w:rPr>
                <w:rFonts w:eastAsia="Times New Roman" w:cs="Times New Roman"/>
                <w:lang w:val="de-DE" w:eastAsia="en-GB"/>
              </w:rPr>
              <w:t xml:space="preserve"> das Spiel Feld mit den jeweiligen </w:t>
            </w:r>
            <w:r>
              <w:rPr>
                <w:rFonts w:eastAsia="Times New Roman" w:cs="Times New Roman"/>
                <w:lang w:val="de-DE" w:eastAsia="en-GB"/>
              </w:rPr>
              <w:t>Positionen</w:t>
            </w:r>
            <w:r w:rsidR="002708A9">
              <w:rPr>
                <w:rFonts w:eastAsia="Times New Roman" w:cs="Times New Roman"/>
                <w:lang w:val="de-DE" w:eastAsia="en-GB"/>
              </w:rPr>
              <w:t xml:space="preserve"> der </w:t>
            </w:r>
            <w:r>
              <w:rPr>
                <w:rFonts w:eastAsia="Times New Roman" w:cs="Times New Roman"/>
                <w:lang w:val="de-DE" w:eastAsia="en-GB"/>
              </w:rPr>
              <w:t>Motorräder</w:t>
            </w:r>
            <w:r w:rsidR="002708A9">
              <w:rPr>
                <w:rFonts w:eastAsia="Times New Roman" w:cs="Times New Roman"/>
                <w:lang w:val="de-DE" w:eastAsia="en-GB"/>
              </w:rPr>
              <w:t xml:space="preserve"> und Schatten indem es diese einer „</w:t>
            </w:r>
            <w:proofErr w:type="spellStart"/>
            <w:r w:rsidR="002708A9">
              <w:rPr>
                <w:rFonts w:eastAsia="Times New Roman" w:cs="Times New Roman"/>
                <w:lang w:val="de-DE" w:eastAsia="en-GB"/>
              </w:rPr>
              <w:t>Obstacles</w:t>
            </w:r>
            <w:proofErr w:type="spellEnd"/>
            <w:r w:rsidR="002708A9">
              <w:rPr>
                <w:rFonts w:eastAsia="Times New Roman" w:cs="Times New Roman"/>
                <w:lang w:val="de-DE" w:eastAsia="en-GB"/>
              </w:rPr>
              <w:t xml:space="preserve">“ Liste </w:t>
            </w:r>
            <w:r>
              <w:rPr>
                <w:rFonts w:eastAsia="Times New Roman" w:cs="Times New Roman"/>
                <w:lang w:val="de-DE" w:eastAsia="en-GB"/>
              </w:rPr>
              <w:t>anfügt</w:t>
            </w:r>
            <w:r w:rsidR="002708A9">
              <w:rPr>
                <w:rFonts w:eastAsia="Times New Roman" w:cs="Times New Roman"/>
                <w:lang w:val="de-DE" w:eastAsia="en-GB"/>
              </w:rPr>
              <w:t>.</w:t>
            </w:r>
          </w:p>
        </w:tc>
        <w:tc>
          <w:tcPr>
            <w:tcW w:w="3334" w:type="dxa"/>
          </w:tcPr>
          <w:p w14:paraId="4177348C" w14:textId="7B322475" w:rsidR="002708A9" w:rsidRDefault="002708A9" w:rsidP="009D45DE">
            <w:pPr>
              <w:rPr>
                <w:sz w:val="22"/>
                <w:szCs w:val="22"/>
                <w:lang w:val="de-DE"/>
              </w:rPr>
            </w:pPr>
            <w:r>
              <w:rPr>
                <w:sz w:val="22"/>
                <w:szCs w:val="22"/>
                <w:lang w:val="de-DE"/>
              </w:rPr>
              <w:t>Board</w:t>
            </w:r>
          </w:p>
        </w:tc>
        <w:tc>
          <w:tcPr>
            <w:tcW w:w="1572" w:type="dxa"/>
          </w:tcPr>
          <w:p w14:paraId="1527C31E" w14:textId="39DAB9AF" w:rsidR="002708A9" w:rsidRDefault="002708A9" w:rsidP="009D45DE">
            <w:pPr>
              <w:rPr>
                <w:sz w:val="22"/>
                <w:szCs w:val="22"/>
                <w:lang w:val="de-DE"/>
              </w:rPr>
            </w:pPr>
            <w:r>
              <w:rPr>
                <w:sz w:val="22"/>
                <w:szCs w:val="22"/>
                <w:lang w:val="de-DE"/>
              </w:rPr>
              <w:t>UC-4</w:t>
            </w:r>
            <w:r w:rsidR="00586ACF">
              <w:rPr>
                <w:sz w:val="22"/>
                <w:szCs w:val="22"/>
                <w:lang w:val="de-DE"/>
              </w:rPr>
              <w:t xml:space="preserve"> / UC-8</w:t>
            </w:r>
          </w:p>
        </w:tc>
      </w:tr>
      <w:tr w:rsidR="00586ACF" w:rsidRPr="002708A9" w14:paraId="5526AEA5" w14:textId="77777777" w:rsidTr="00597929">
        <w:trPr>
          <w:trHeight w:val="276"/>
          <w:jc w:val="center"/>
        </w:trPr>
        <w:tc>
          <w:tcPr>
            <w:tcW w:w="4116" w:type="dxa"/>
          </w:tcPr>
          <w:p w14:paraId="6E2254B1" w14:textId="3DE26757" w:rsidR="00586ACF" w:rsidRDefault="00586ACF" w:rsidP="009D45DE">
            <w:pPr>
              <w:rPr>
                <w:rFonts w:eastAsia="Times New Roman" w:cs="Times New Roman"/>
                <w:lang w:eastAsia="en-GB"/>
              </w:rPr>
            </w:pPr>
            <w:r>
              <w:rPr>
                <w:rFonts w:eastAsia="Times New Roman" w:cs="Times New Roman"/>
                <w:lang w:eastAsia="en-GB"/>
              </w:rPr>
              <w:t xml:space="preserve">Board </w:t>
            </w:r>
            <w:proofErr w:type="spellStart"/>
            <w:proofErr w:type="gramStart"/>
            <w:r>
              <w:rPr>
                <w:rFonts w:eastAsia="Times New Roman" w:cs="Times New Roman"/>
                <w:lang w:eastAsia="en-GB"/>
              </w:rPr>
              <w:t>initBoard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617EDF5" w14:textId="1BD4800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4F1099F5" w14:textId="1350F8FA" w:rsidR="00586ACF" w:rsidRDefault="00586ACF" w:rsidP="009D45DE">
            <w:pPr>
              <w:rPr>
                <w:sz w:val="22"/>
                <w:szCs w:val="22"/>
                <w:lang w:val="de-DE"/>
              </w:rPr>
            </w:pPr>
            <w:r>
              <w:rPr>
                <w:sz w:val="22"/>
                <w:szCs w:val="22"/>
                <w:lang w:val="de-DE"/>
              </w:rPr>
              <w:t>Board</w:t>
            </w:r>
          </w:p>
        </w:tc>
        <w:tc>
          <w:tcPr>
            <w:tcW w:w="1572" w:type="dxa"/>
          </w:tcPr>
          <w:p w14:paraId="4AEF308F" w14:textId="6CB19E66" w:rsidR="00586ACF" w:rsidRDefault="00586ACF" w:rsidP="009D45DE">
            <w:pPr>
              <w:rPr>
                <w:sz w:val="22"/>
                <w:szCs w:val="22"/>
                <w:lang w:val="de-DE"/>
              </w:rPr>
            </w:pPr>
            <w:r>
              <w:rPr>
                <w:sz w:val="22"/>
                <w:szCs w:val="22"/>
                <w:lang w:val="de-DE"/>
              </w:rPr>
              <w:t xml:space="preserve">Use Case </w:t>
            </w:r>
            <w:r w:rsidR="00E30EEE">
              <w:rPr>
                <w:sz w:val="22"/>
                <w:szCs w:val="22"/>
                <w:lang w:val="de-DE"/>
              </w:rPr>
              <w:t>Übergreifend</w:t>
            </w:r>
          </w:p>
        </w:tc>
      </w:tr>
      <w:tr w:rsidR="00586ACF" w:rsidRPr="00586ACF" w14:paraId="32A55FAE" w14:textId="77777777" w:rsidTr="00597929">
        <w:trPr>
          <w:trHeight w:val="276"/>
          <w:jc w:val="center"/>
        </w:trPr>
        <w:tc>
          <w:tcPr>
            <w:tcW w:w="4116" w:type="dxa"/>
          </w:tcPr>
          <w:p w14:paraId="450F47D1" w14:textId="3D73FA4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updateView</w:t>
            </w:r>
            <w:proofErr w:type="spellEnd"/>
            <w:r>
              <w:rPr>
                <w:rFonts w:eastAsia="Times New Roman" w:cs="Times New Roman"/>
                <w:lang w:eastAsia="en-GB"/>
              </w:rPr>
              <w:t>(</w:t>
            </w:r>
            <w:proofErr w:type="gramEnd"/>
            <w:r>
              <w:rPr>
                <w:rFonts w:eastAsia="Times New Roman" w:cs="Times New Roman"/>
                <w:lang w:eastAsia="en-GB"/>
              </w:rPr>
              <w:t xml:space="preserve">int, Map&lt;Integer, int[][]&gt; </w:t>
            </w:r>
          </w:p>
        </w:tc>
        <w:tc>
          <w:tcPr>
            <w:tcW w:w="2927" w:type="dxa"/>
          </w:tcPr>
          <w:p w14:paraId="7642FD81" w14:textId="7339D370" w:rsidR="00586ACF" w:rsidRPr="00586ACF" w:rsidRDefault="00586ACF">
            <w:pPr>
              <w:pStyle w:val="ListParagraph"/>
              <w:numPr>
                <w:ilvl w:val="0"/>
                <w:numId w:val="75"/>
              </w:numPr>
              <w:rPr>
                <w:rFonts w:eastAsia="Times New Roman" w:cs="Times New Roman"/>
                <w:lang w:val="de-DE" w:eastAsia="en-GB"/>
              </w:rPr>
            </w:pPr>
            <w:r w:rsidRPr="00586ACF">
              <w:rPr>
                <w:rFonts w:eastAsia="Times New Roman" w:cs="Times New Roman"/>
                <w:lang w:val="de-DE" w:eastAsia="en-GB"/>
              </w:rPr>
              <w:t xml:space="preserve">Ruft </w:t>
            </w:r>
            <w:proofErr w:type="spellStart"/>
            <w:r w:rsidRPr="00586ACF">
              <w:rPr>
                <w:rFonts w:eastAsia="Times New Roman" w:cs="Times New Roman"/>
                <w:lang w:val="de-DE" w:eastAsia="en-GB"/>
              </w:rPr>
              <w:t>showGameScreen</w:t>
            </w:r>
            <w:proofErr w:type="spellEnd"/>
            <w:r w:rsidRPr="00586ACF">
              <w:rPr>
                <w:rFonts w:eastAsia="Times New Roman" w:cs="Times New Roman"/>
                <w:lang w:val="de-DE" w:eastAsia="en-GB"/>
              </w:rPr>
              <w:t xml:space="preserve"> auf den </w:t>
            </w:r>
            <w:proofErr w:type="spellStart"/>
            <w:r w:rsidRPr="00586ACF">
              <w:rPr>
                <w:rFonts w:eastAsia="Times New Roman" w:cs="Times New Roman"/>
                <w:lang w:val="de-DE" w:eastAsia="en-GB"/>
              </w:rPr>
              <w:t>ScreenHandler</w:t>
            </w:r>
            <w:proofErr w:type="spellEnd"/>
            <w:r w:rsidRPr="00586ACF">
              <w:rPr>
                <w:rFonts w:eastAsia="Times New Roman" w:cs="Times New Roman"/>
                <w:lang w:val="de-DE" w:eastAsia="en-GB"/>
              </w:rPr>
              <w:t xml:space="preserve"> auf und z</w:t>
            </w:r>
            <w:r>
              <w:rPr>
                <w:rFonts w:eastAsia="Times New Roman" w:cs="Times New Roman"/>
                <w:lang w:val="de-DE" w:eastAsia="en-GB"/>
              </w:rPr>
              <w:t xml:space="preserve">eichnet somit die </w:t>
            </w:r>
            <w:r w:rsidR="00CC1781">
              <w:rPr>
                <w:rFonts w:eastAsia="Times New Roman" w:cs="Times New Roman"/>
                <w:lang w:val="de-DE" w:eastAsia="en-GB"/>
              </w:rPr>
              <w:t>Motorräder</w:t>
            </w:r>
          </w:p>
        </w:tc>
        <w:tc>
          <w:tcPr>
            <w:tcW w:w="3334" w:type="dxa"/>
          </w:tcPr>
          <w:p w14:paraId="0304433D" w14:textId="7007286D" w:rsidR="00586ACF" w:rsidRPr="00586ACF" w:rsidRDefault="00586ACF" w:rsidP="009D45DE">
            <w:pPr>
              <w:rPr>
                <w:sz w:val="22"/>
                <w:szCs w:val="22"/>
                <w:lang w:val="de-DE"/>
              </w:rPr>
            </w:pPr>
            <w:r>
              <w:rPr>
                <w:sz w:val="22"/>
                <w:szCs w:val="22"/>
                <w:lang w:val="de-DE"/>
              </w:rPr>
              <w:t>Board</w:t>
            </w:r>
          </w:p>
        </w:tc>
        <w:tc>
          <w:tcPr>
            <w:tcW w:w="1572" w:type="dxa"/>
          </w:tcPr>
          <w:p w14:paraId="55943AEC" w14:textId="4B0E35EC" w:rsidR="00586ACF" w:rsidRPr="00586ACF" w:rsidRDefault="00586ACF" w:rsidP="009D45DE">
            <w:pPr>
              <w:rPr>
                <w:sz w:val="22"/>
                <w:szCs w:val="22"/>
                <w:lang w:val="de-DE"/>
              </w:rPr>
            </w:pPr>
            <w:r>
              <w:rPr>
                <w:sz w:val="22"/>
                <w:szCs w:val="22"/>
                <w:lang w:val="de-DE"/>
              </w:rPr>
              <w:t>UC-4 / UC-8</w:t>
            </w:r>
          </w:p>
        </w:tc>
      </w:tr>
      <w:tr w:rsidR="00586ACF" w:rsidRPr="00586ACF" w14:paraId="76D0B14B" w14:textId="77777777" w:rsidTr="00597929">
        <w:trPr>
          <w:trHeight w:val="276"/>
          <w:jc w:val="center"/>
        </w:trPr>
        <w:tc>
          <w:tcPr>
            <w:tcW w:w="4116" w:type="dxa"/>
          </w:tcPr>
          <w:p w14:paraId="2E71AF1D" w14:textId="48CF7D83" w:rsidR="00586ACF" w:rsidRDefault="00586ACF" w:rsidP="009D45DE">
            <w:pPr>
              <w:rPr>
                <w:rFonts w:eastAsia="Times New Roman" w:cs="Times New Roman"/>
                <w:lang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updateV</w:t>
            </w:r>
            <w:r w:rsidR="00CC1781">
              <w:rPr>
                <w:rFonts w:eastAsia="Times New Roman" w:cs="Times New Roman"/>
                <w:lang w:eastAsia="en-GB"/>
              </w:rPr>
              <w:t>i</w:t>
            </w:r>
            <w:r>
              <w:rPr>
                <w:rFonts w:eastAsia="Times New Roman" w:cs="Times New Roman"/>
                <w:lang w:eastAsia="en-GB"/>
              </w:rPr>
              <w:t>ew</w:t>
            </w:r>
            <w:proofErr w:type="spellEnd"/>
            <w:r>
              <w:rPr>
                <w:rFonts w:eastAsia="Times New Roman" w:cs="Times New Roman"/>
                <w:lang w:eastAsia="en-GB"/>
              </w:rPr>
              <w:t>(</w:t>
            </w:r>
            <w:proofErr w:type="gramEnd"/>
            <w:r>
              <w:rPr>
                <w:rFonts w:eastAsia="Times New Roman" w:cs="Times New Roman"/>
                <w:lang w:eastAsia="en-GB"/>
              </w:rPr>
              <w:t>int, int)</w:t>
            </w:r>
          </w:p>
        </w:tc>
        <w:tc>
          <w:tcPr>
            <w:tcW w:w="2927" w:type="dxa"/>
          </w:tcPr>
          <w:p w14:paraId="4FA0991C" w14:textId="7777777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showLobbyScreens</w:t>
            </w:r>
            <w:proofErr w:type="spellEnd"/>
            <w:r>
              <w:rPr>
                <w:rFonts w:eastAsia="Times New Roman" w:cs="Times New Roman"/>
                <w:lang w:val="de-DE" w:eastAsia="en-GB"/>
              </w:rPr>
              <w:t xml:space="preserve"> auf </w:t>
            </w:r>
          </w:p>
          <w:p w14:paraId="5A57B1AB" w14:textId="5B16C5BE" w:rsidR="00586ACF" w:rsidRP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w:t>
            </w:r>
            <w:r w:rsidR="00597929">
              <w:rPr>
                <w:rFonts w:eastAsia="Times New Roman" w:cs="Times New Roman"/>
                <w:lang w:val="de-DE" w:eastAsia="en-GB"/>
              </w:rPr>
              <w:t>genutzt,</w:t>
            </w:r>
            <w:r>
              <w:rPr>
                <w:rFonts w:eastAsia="Times New Roman" w:cs="Times New Roman"/>
                <w:lang w:val="de-DE" w:eastAsia="en-GB"/>
              </w:rPr>
              <w:t xml:space="preserve"> wenn das Spiel beendet ist und auf den Endscreen gewechselt werden soll</w:t>
            </w:r>
          </w:p>
        </w:tc>
        <w:tc>
          <w:tcPr>
            <w:tcW w:w="3334" w:type="dxa"/>
          </w:tcPr>
          <w:p w14:paraId="7147C78F" w14:textId="33332FA4" w:rsidR="00586ACF" w:rsidRDefault="00586ACF" w:rsidP="009D45DE">
            <w:pPr>
              <w:rPr>
                <w:sz w:val="22"/>
                <w:szCs w:val="22"/>
                <w:lang w:val="de-DE"/>
              </w:rPr>
            </w:pPr>
            <w:r>
              <w:rPr>
                <w:sz w:val="22"/>
                <w:szCs w:val="22"/>
                <w:lang w:val="de-DE"/>
              </w:rPr>
              <w:t>Board</w:t>
            </w:r>
          </w:p>
        </w:tc>
        <w:tc>
          <w:tcPr>
            <w:tcW w:w="1572" w:type="dxa"/>
          </w:tcPr>
          <w:p w14:paraId="69BF9C01" w14:textId="139DC705" w:rsidR="00586ACF" w:rsidRDefault="00586ACF" w:rsidP="009D45DE">
            <w:pPr>
              <w:rPr>
                <w:sz w:val="22"/>
                <w:szCs w:val="22"/>
                <w:lang w:val="de-DE"/>
              </w:rPr>
            </w:pPr>
            <w:r>
              <w:rPr>
                <w:sz w:val="22"/>
                <w:szCs w:val="22"/>
                <w:lang w:val="de-DE"/>
              </w:rPr>
              <w:t>UC-9</w:t>
            </w:r>
          </w:p>
        </w:tc>
      </w:tr>
      <w:tr w:rsidR="00586ACF" w:rsidRPr="00586ACF" w14:paraId="35CBEFEB" w14:textId="77777777" w:rsidTr="00597929">
        <w:trPr>
          <w:trHeight w:val="276"/>
          <w:jc w:val="center"/>
        </w:trPr>
        <w:tc>
          <w:tcPr>
            <w:tcW w:w="4116" w:type="dxa"/>
          </w:tcPr>
          <w:p w14:paraId="50338629" w14:textId="2483A5CB" w:rsidR="00586ACF" w:rsidRDefault="00586ACF"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getObstacles</w:t>
            </w:r>
            <w:proofErr w:type="spellEnd"/>
            <w:r>
              <w:rPr>
                <w:rFonts w:eastAsia="Times New Roman" w:cs="Times New Roman"/>
                <w:lang w:eastAsia="en-GB"/>
              </w:rPr>
              <w:t>()</w:t>
            </w:r>
          </w:p>
        </w:tc>
        <w:tc>
          <w:tcPr>
            <w:tcW w:w="2927" w:type="dxa"/>
          </w:tcPr>
          <w:p w14:paraId="63AEA889" w14:textId="49DAAE6D"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eine Liste mit Koordinaten </w:t>
            </w:r>
            <w:r w:rsidR="00121893">
              <w:rPr>
                <w:rFonts w:eastAsia="Times New Roman" w:cs="Times New Roman"/>
                <w:lang w:val="de-DE" w:eastAsia="en-GB"/>
              </w:rPr>
              <w:t>zurück</w:t>
            </w:r>
            <w:r>
              <w:rPr>
                <w:rFonts w:eastAsia="Times New Roman" w:cs="Times New Roman"/>
                <w:lang w:val="de-DE" w:eastAsia="en-GB"/>
              </w:rPr>
              <w:t>, an denen sich die „</w:t>
            </w:r>
            <w:proofErr w:type="spellStart"/>
            <w:r>
              <w:rPr>
                <w:rFonts w:eastAsia="Times New Roman" w:cs="Times New Roman"/>
                <w:lang w:val="de-DE" w:eastAsia="en-GB"/>
              </w:rPr>
              <w:t>Obstacles</w:t>
            </w:r>
            <w:proofErr w:type="spellEnd"/>
            <w:r>
              <w:rPr>
                <w:rFonts w:eastAsia="Times New Roman" w:cs="Times New Roman"/>
                <w:lang w:val="de-DE" w:eastAsia="en-GB"/>
              </w:rPr>
              <w:t>“ auf dem Spielfeld befinden</w:t>
            </w:r>
          </w:p>
        </w:tc>
        <w:tc>
          <w:tcPr>
            <w:tcW w:w="3334" w:type="dxa"/>
          </w:tcPr>
          <w:p w14:paraId="3E848136" w14:textId="6E755DA7" w:rsidR="00586ACF" w:rsidRDefault="00586ACF" w:rsidP="009D45DE">
            <w:pPr>
              <w:rPr>
                <w:sz w:val="22"/>
                <w:szCs w:val="22"/>
                <w:lang w:val="de-DE"/>
              </w:rPr>
            </w:pPr>
            <w:r>
              <w:rPr>
                <w:sz w:val="22"/>
                <w:szCs w:val="22"/>
                <w:lang w:val="de-DE"/>
              </w:rPr>
              <w:t>Board</w:t>
            </w:r>
          </w:p>
        </w:tc>
        <w:tc>
          <w:tcPr>
            <w:tcW w:w="1572" w:type="dxa"/>
          </w:tcPr>
          <w:p w14:paraId="7C5DCE9A" w14:textId="2EB2FBC3" w:rsidR="00586ACF" w:rsidRDefault="00586ACF" w:rsidP="009D45DE">
            <w:pPr>
              <w:rPr>
                <w:sz w:val="22"/>
                <w:szCs w:val="22"/>
                <w:lang w:val="de-DE"/>
              </w:rPr>
            </w:pPr>
            <w:r>
              <w:rPr>
                <w:sz w:val="22"/>
                <w:szCs w:val="22"/>
                <w:lang w:val="de-DE"/>
              </w:rPr>
              <w:t xml:space="preserve">Use Case </w:t>
            </w:r>
            <w:r w:rsidR="00121893">
              <w:rPr>
                <w:sz w:val="22"/>
                <w:szCs w:val="22"/>
                <w:lang w:val="de-DE"/>
              </w:rPr>
              <w:t>Übergreifend</w:t>
            </w:r>
          </w:p>
        </w:tc>
      </w:tr>
      <w:tr w:rsidR="00586ACF" w:rsidRPr="00586ACF" w14:paraId="37C5FB37" w14:textId="77777777" w:rsidTr="00597929">
        <w:trPr>
          <w:trHeight w:val="276"/>
          <w:jc w:val="center"/>
        </w:trPr>
        <w:tc>
          <w:tcPr>
            <w:tcW w:w="4116" w:type="dxa"/>
          </w:tcPr>
          <w:p w14:paraId="47BD4B36" w14:textId="3E97968F" w:rsidR="00586ACF" w:rsidRDefault="00586ACF"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getBoardSize</w:t>
            </w:r>
            <w:proofErr w:type="spellEnd"/>
            <w:r>
              <w:rPr>
                <w:rFonts w:eastAsia="Times New Roman" w:cs="Times New Roman"/>
                <w:lang w:eastAsia="en-GB"/>
              </w:rPr>
              <w:t>()</w:t>
            </w:r>
          </w:p>
        </w:tc>
        <w:tc>
          <w:tcPr>
            <w:tcW w:w="2927" w:type="dxa"/>
          </w:tcPr>
          <w:p w14:paraId="43FB442A" w14:textId="6DD5B505"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r w:rsidR="00121893">
              <w:rPr>
                <w:rFonts w:eastAsia="Times New Roman" w:cs="Times New Roman"/>
                <w:lang w:val="de-DE" w:eastAsia="en-GB"/>
              </w:rPr>
              <w:t>Größe</w:t>
            </w:r>
            <w:r>
              <w:rPr>
                <w:rFonts w:eastAsia="Times New Roman" w:cs="Times New Roman"/>
                <w:lang w:val="de-DE" w:eastAsia="en-GB"/>
              </w:rPr>
              <w:t xml:space="preserve"> des Spiel Felds </w:t>
            </w:r>
            <w:r w:rsidR="00121893">
              <w:rPr>
                <w:rFonts w:eastAsia="Times New Roman" w:cs="Times New Roman"/>
                <w:lang w:val="de-DE" w:eastAsia="en-GB"/>
              </w:rPr>
              <w:t>zurück</w:t>
            </w:r>
          </w:p>
        </w:tc>
        <w:tc>
          <w:tcPr>
            <w:tcW w:w="3334" w:type="dxa"/>
          </w:tcPr>
          <w:p w14:paraId="1972C82A" w14:textId="319BCB46" w:rsidR="00586ACF" w:rsidRDefault="00586ACF" w:rsidP="009D45DE">
            <w:pPr>
              <w:rPr>
                <w:sz w:val="22"/>
                <w:szCs w:val="22"/>
                <w:lang w:val="de-DE"/>
              </w:rPr>
            </w:pPr>
            <w:r>
              <w:rPr>
                <w:sz w:val="22"/>
                <w:szCs w:val="22"/>
                <w:lang w:val="de-DE"/>
              </w:rPr>
              <w:t>Board</w:t>
            </w:r>
          </w:p>
        </w:tc>
        <w:tc>
          <w:tcPr>
            <w:tcW w:w="1572" w:type="dxa"/>
          </w:tcPr>
          <w:p w14:paraId="6375C2FB" w14:textId="761FC0B8" w:rsidR="00586ACF" w:rsidRDefault="00586ACF" w:rsidP="009D45DE">
            <w:pPr>
              <w:rPr>
                <w:sz w:val="22"/>
                <w:szCs w:val="22"/>
                <w:lang w:val="de-DE"/>
              </w:rPr>
            </w:pPr>
            <w:r>
              <w:rPr>
                <w:sz w:val="22"/>
                <w:szCs w:val="22"/>
                <w:lang w:val="de-DE"/>
              </w:rPr>
              <w:t xml:space="preserve">Use Case </w:t>
            </w:r>
            <w:r w:rsidR="00121893">
              <w:rPr>
                <w:sz w:val="22"/>
                <w:szCs w:val="22"/>
                <w:lang w:val="de-DE"/>
              </w:rPr>
              <w:t>Übergreifend</w:t>
            </w:r>
          </w:p>
        </w:tc>
      </w:tr>
      <w:tr w:rsidR="00586ACF" w:rsidRPr="00586ACF" w14:paraId="01F2CE2B" w14:textId="77777777" w:rsidTr="00597929">
        <w:trPr>
          <w:trHeight w:val="276"/>
          <w:jc w:val="center"/>
        </w:trPr>
        <w:tc>
          <w:tcPr>
            <w:tcW w:w="4116" w:type="dxa"/>
          </w:tcPr>
          <w:p w14:paraId="5F3AF13B" w14:textId="6992306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clearBoard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34549BC" w14:textId="120C8A37" w:rsidR="00586ACF"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Löscht</w:t>
            </w:r>
            <w:r w:rsidR="00586ACF">
              <w:rPr>
                <w:rFonts w:eastAsia="Times New Roman" w:cs="Times New Roman"/>
                <w:lang w:val="de-DE" w:eastAsia="en-GB"/>
              </w:rPr>
              <w:t xml:space="preserve"> alles aus der Liste der </w:t>
            </w:r>
            <w:proofErr w:type="spellStart"/>
            <w:r w:rsidR="00586ACF">
              <w:rPr>
                <w:rFonts w:eastAsia="Times New Roman" w:cs="Times New Roman"/>
                <w:lang w:val="de-DE" w:eastAsia="en-GB"/>
              </w:rPr>
              <w:t>Obstacles</w:t>
            </w:r>
            <w:proofErr w:type="spellEnd"/>
            <w:r w:rsidR="00586ACF">
              <w:rPr>
                <w:rFonts w:eastAsia="Times New Roman" w:cs="Times New Roman"/>
                <w:lang w:val="de-DE" w:eastAsia="en-GB"/>
              </w:rPr>
              <w:t xml:space="preserve"> raus und </w:t>
            </w:r>
            <w:r>
              <w:rPr>
                <w:rFonts w:eastAsia="Times New Roman" w:cs="Times New Roman"/>
                <w:lang w:val="de-DE" w:eastAsia="en-GB"/>
              </w:rPr>
              <w:t>räumt</w:t>
            </w:r>
            <w:r w:rsidR="00586ACF">
              <w:rPr>
                <w:rFonts w:eastAsia="Times New Roman" w:cs="Times New Roman"/>
                <w:lang w:val="de-DE" w:eastAsia="en-GB"/>
              </w:rPr>
              <w:t xml:space="preserve"> somit das Spiel Feld leer</w:t>
            </w:r>
          </w:p>
        </w:tc>
        <w:tc>
          <w:tcPr>
            <w:tcW w:w="3334" w:type="dxa"/>
          </w:tcPr>
          <w:p w14:paraId="442AB851" w14:textId="11EC3958" w:rsidR="00586ACF" w:rsidRDefault="00586ACF" w:rsidP="009D45DE">
            <w:pPr>
              <w:rPr>
                <w:sz w:val="22"/>
                <w:szCs w:val="22"/>
                <w:lang w:val="de-DE"/>
              </w:rPr>
            </w:pPr>
            <w:r>
              <w:rPr>
                <w:sz w:val="22"/>
                <w:szCs w:val="22"/>
                <w:lang w:val="de-DE"/>
              </w:rPr>
              <w:t>Board</w:t>
            </w:r>
          </w:p>
        </w:tc>
        <w:tc>
          <w:tcPr>
            <w:tcW w:w="1572" w:type="dxa"/>
          </w:tcPr>
          <w:p w14:paraId="35EDE18E" w14:textId="37D24798" w:rsidR="00586ACF" w:rsidRDefault="00586ACF" w:rsidP="009D45DE">
            <w:pPr>
              <w:rPr>
                <w:sz w:val="22"/>
                <w:szCs w:val="22"/>
                <w:lang w:val="de-DE"/>
              </w:rPr>
            </w:pPr>
            <w:r>
              <w:rPr>
                <w:sz w:val="22"/>
                <w:szCs w:val="22"/>
                <w:lang w:val="de-DE"/>
              </w:rPr>
              <w:t>UC-5 / UC-9</w:t>
            </w:r>
          </w:p>
        </w:tc>
      </w:tr>
      <w:tr w:rsidR="00586ACF" w:rsidRPr="00586ACF" w14:paraId="05415FD7" w14:textId="77777777" w:rsidTr="00597929">
        <w:trPr>
          <w:trHeight w:val="276"/>
          <w:jc w:val="center"/>
        </w:trPr>
        <w:tc>
          <w:tcPr>
            <w:tcW w:w="4116" w:type="dxa"/>
          </w:tcPr>
          <w:p w14:paraId="3FFD7F7F" w14:textId="2121001C"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removeObstacles</w:t>
            </w:r>
            <w:proofErr w:type="spellEnd"/>
            <w:r>
              <w:rPr>
                <w:rFonts w:eastAsia="Times New Roman" w:cs="Times New Roman"/>
                <w:lang w:eastAsia="en-GB"/>
              </w:rPr>
              <w:t>(</w:t>
            </w:r>
            <w:proofErr w:type="gramEnd"/>
            <w:r>
              <w:rPr>
                <w:rFonts w:eastAsia="Times New Roman" w:cs="Times New Roman"/>
                <w:lang w:eastAsia="en-GB"/>
              </w:rPr>
              <w:t>List&lt;int[]&gt;)</w:t>
            </w:r>
          </w:p>
        </w:tc>
        <w:tc>
          <w:tcPr>
            <w:tcW w:w="2927" w:type="dxa"/>
          </w:tcPr>
          <w:p w14:paraId="7B10F191" w14:textId="722E962E" w:rsidR="00586ACF"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Löscht</w:t>
            </w:r>
            <w:r w:rsidR="00586ACF">
              <w:rPr>
                <w:rFonts w:eastAsia="Times New Roman" w:cs="Times New Roman"/>
                <w:lang w:val="de-DE" w:eastAsia="en-GB"/>
              </w:rPr>
              <w:t xml:space="preserve"> die </w:t>
            </w:r>
            <w:proofErr w:type="spellStart"/>
            <w:r w:rsidR="00586ACF">
              <w:rPr>
                <w:rFonts w:eastAsia="Times New Roman" w:cs="Times New Roman"/>
                <w:lang w:val="de-DE" w:eastAsia="en-GB"/>
              </w:rPr>
              <w:t>Obstacles</w:t>
            </w:r>
            <w:proofErr w:type="spellEnd"/>
            <w:r w:rsidR="00586ACF">
              <w:rPr>
                <w:rFonts w:eastAsia="Times New Roman" w:cs="Times New Roman"/>
                <w:lang w:val="de-DE" w:eastAsia="en-GB"/>
              </w:rPr>
              <w:t xml:space="preserve"> an einer bestimmten Position</w:t>
            </w:r>
          </w:p>
        </w:tc>
        <w:tc>
          <w:tcPr>
            <w:tcW w:w="3334" w:type="dxa"/>
          </w:tcPr>
          <w:p w14:paraId="54103DFD" w14:textId="1DFFECBF" w:rsidR="00586ACF" w:rsidRDefault="00586ACF" w:rsidP="009D45DE">
            <w:pPr>
              <w:rPr>
                <w:sz w:val="22"/>
                <w:szCs w:val="22"/>
                <w:lang w:val="de-DE"/>
              </w:rPr>
            </w:pPr>
            <w:r>
              <w:rPr>
                <w:sz w:val="22"/>
                <w:szCs w:val="22"/>
                <w:lang w:val="de-DE"/>
              </w:rPr>
              <w:t>Board</w:t>
            </w:r>
          </w:p>
        </w:tc>
        <w:tc>
          <w:tcPr>
            <w:tcW w:w="1572" w:type="dxa"/>
          </w:tcPr>
          <w:p w14:paraId="0E26E58F" w14:textId="65BE4FF1" w:rsidR="00586ACF" w:rsidRDefault="00586ACF" w:rsidP="009D45DE">
            <w:pPr>
              <w:rPr>
                <w:sz w:val="22"/>
                <w:szCs w:val="22"/>
                <w:lang w:val="de-DE"/>
              </w:rPr>
            </w:pPr>
            <w:r>
              <w:rPr>
                <w:sz w:val="22"/>
                <w:szCs w:val="22"/>
                <w:lang w:val="de-DE"/>
              </w:rPr>
              <w:t>UC-5</w:t>
            </w:r>
          </w:p>
        </w:tc>
      </w:tr>
      <w:tr w:rsidR="00586ACF" w:rsidRPr="00586ACF" w14:paraId="20482786" w14:textId="77777777" w:rsidTr="00597929">
        <w:trPr>
          <w:trHeight w:val="276"/>
          <w:jc w:val="center"/>
        </w:trPr>
        <w:tc>
          <w:tcPr>
            <w:tcW w:w="4116" w:type="dxa"/>
          </w:tcPr>
          <w:p w14:paraId="247E8F65" w14:textId="5251A43A"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tc>
        <w:tc>
          <w:tcPr>
            <w:tcW w:w="2927" w:type="dxa"/>
          </w:tcPr>
          <w:p w14:paraId="264FCB6B" w14:textId="75148652"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aufgerufen, wenn ein Spieler </w:t>
            </w:r>
            <w:r w:rsidR="00121893">
              <w:rPr>
                <w:rFonts w:eastAsia="Times New Roman" w:cs="Times New Roman"/>
                <w:lang w:val="de-DE" w:eastAsia="en-GB"/>
              </w:rPr>
              <w:t>beitritt,</w:t>
            </w:r>
          </w:p>
        </w:tc>
        <w:tc>
          <w:tcPr>
            <w:tcW w:w="3334" w:type="dxa"/>
          </w:tcPr>
          <w:p w14:paraId="5E3B8469" w14:textId="65A5D567"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2C53A75B" w14:textId="15E05061" w:rsidR="00586ACF" w:rsidRDefault="00586ACF" w:rsidP="009D45DE">
            <w:pPr>
              <w:rPr>
                <w:sz w:val="22"/>
                <w:szCs w:val="22"/>
                <w:lang w:val="de-DE"/>
              </w:rPr>
            </w:pPr>
            <w:r>
              <w:rPr>
                <w:sz w:val="22"/>
                <w:szCs w:val="22"/>
                <w:lang w:val="de-DE"/>
              </w:rPr>
              <w:t>UC-3</w:t>
            </w:r>
          </w:p>
        </w:tc>
      </w:tr>
      <w:tr w:rsidR="00586ACF" w:rsidRPr="00586ACF" w14:paraId="13C64421" w14:textId="77777777" w:rsidTr="00597929">
        <w:trPr>
          <w:trHeight w:val="276"/>
          <w:jc w:val="center"/>
        </w:trPr>
        <w:tc>
          <w:tcPr>
            <w:tcW w:w="4116" w:type="dxa"/>
          </w:tcPr>
          <w:p w14:paraId="12D9F40C" w14:textId="07B54C60"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loadLobby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743D76" w14:textId="16450946"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initLobby</w:t>
            </w:r>
            <w:proofErr w:type="spellEnd"/>
            <w:r>
              <w:rPr>
                <w:rFonts w:eastAsia="Times New Roman" w:cs="Times New Roman"/>
                <w:lang w:val="de-DE" w:eastAsia="en-GB"/>
              </w:rPr>
              <w:t xml:space="preserve"> auf die Lobby auf und zeigt somit den Wartebildschirm an</w:t>
            </w:r>
          </w:p>
        </w:tc>
        <w:tc>
          <w:tcPr>
            <w:tcW w:w="3334" w:type="dxa"/>
          </w:tcPr>
          <w:p w14:paraId="5C66AE2F" w14:textId="71A4AC04"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A352480" w14:textId="17C5ED97" w:rsidR="00586ACF" w:rsidRDefault="00586ACF" w:rsidP="009D45DE">
            <w:pPr>
              <w:rPr>
                <w:sz w:val="22"/>
                <w:szCs w:val="22"/>
                <w:lang w:val="de-DE"/>
              </w:rPr>
            </w:pPr>
            <w:r>
              <w:rPr>
                <w:sz w:val="22"/>
                <w:szCs w:val="22"/>
                <w:lang w:val="de-DE"/>
              </w:rPr>
              <w:t>UC-3</w:t>
            </w:r>
          </w:p>
        </w:tc>
      </w:tr>
      <w:tr w:rsidR="00586ACF" w:rsidRPr="00586ACF" w14:paraId="1E2B28C3" w14:textId="77777777" w:rsidTr="00597929">
        <w:trPr>
          <w:trHeight w:val="276"/>
          <w:jc w:val="center"/>
        </w:trPr>
        <w:tc>
          <w:tcPr>
            <w:tcW w:w="4116" w:type="dxa"/>
          </w:tcPr>
          <w:p w14:paraId="4FD64252" w14:textId="277277AD" w:rsidR="00586ACF" w:rsidRDefault="00586ACF" w:rsidP="009D45DE">
            <w:pPr>
              <w:rPr>
                <w:rFonts w:eastAsia="Times New Roman" w:cs="Times New Roman"/>
                <w:lang w:eastAsia="en-GB"/>
              </w:rPr>
            </w:pPr>
            <w:r>
              <w:rPr>
                <w:rFonts w:eastAsia="Times New Roman" w:cs="Times New Roman"/>
                <w:lang w:eastAsia="en-GB"/>
              </w:rPr>
              <w:t xml:space="preserve">Bool </w:t>
            </w:r>
            <w:proofErr w:type="spellStart"/>
            <w:proofErr w:type="gramStart"/>
            <w:r>
              <w:rPr>
                <w:rFonts w:eastAsia="Times New Roman" w:cs="Times New Roman"/>
                <w:lang w:eastAsia="en-GB"/>
              </w:rPr>
              <w:t>isReadyToPlay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9BB1E00" w14:textId="2700E49C" w:rsidR="00586ACF" w:rsidRDefault="00121893">
            <w:pPr>
              <w:pStyle w:val="ListParagraph"/>
              <w:numPr>
                <w:ilvl w:val="0"/>
                <w:numId w:val="75"/>
              </w:numPr>
              <w:rPr>
                <w:rFonts w:eastAsia="Times New Roman" w:cs="Times New Roman"/>
                <w:lang w:val="de-DE" w:eastAsia="en-GB"/>
              </w:rPr>
            </w:pPr>
            <w:proofErr w:type="gramStart"/>
            <w:r>
              <w:rPr>
                <w:rFonts w:eastAsia="Times New Roman" w:cs="Times New Roman"/>
                <w:lang w:val="de-DE" w:eastAsia="en-GB"/>
              </w:rPr>
              <w:t>Prüft</w:t>
            </w:r>
            <w:proofErr w:type="gramEnd"/>
            <w:r w:rsidR="00586ACF">
              <w:rPr>
                <w:rFonts w:eastAsia="Times New Roman" w:cs="Times New Roman"/>
                <w:lang w:val="de-DE" w:eastAsia="en-GB"/>
              </w:rPr>
              <w:t xml:space="preserve"> ob die derzeitige Spieler </w:t>
            </w:r>
            <w:r>
              <w:rPr>
                <w:rFonts w:eastAsia="Times New Roman" w:cs="Times New Roman"/>
                <w:lang w:val="de-DE" w:eastAsia="en-GB"/>
              </w:rPr>
              <w:t>Anzahl größer</w:t>
            </w:r>
            <w:r w:rsidR="00586ACF">
              <w:rPr>
                <w:rFonts w:eastAsia="Times New Roman" w:cs="Times New Roman"/>
                <w:lang w:val="de-DE" w:eastAsia="en-GB"/>
              </w:rPr>
              <w:t xml:space="preserve"> 1 ist und kleiner gleich die Maximal Spieler Anzahl</w:t>
            </w:r>
          </w:p>
        </w:tc>
        <w:tc>
          <w:tcPr>
            <w:tcW w:w="3334" w:type="dxa"/>
          </w:tcPr>
          <w:p w14:paraId="4A7ADA83" w14:textId="49066AFA"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61DBEBC" w14:textId="5A7F73E6" w:rsidR="00586ACF" w:rsidRDefault="00586ACF" w:rsidP="009D45DE">
            <w:pPr>
              <w:rPr>
                <w:sz w:val="22"/>
                <w:szCs w:val="22"/>
                <w:lang w:val="de-DE"/>
              </w:rPr>
            </w:pPr>
            <w:r>
              <w:rPr>
                <w:sz w:val="22"/>
                <w:szCs w:val="22"/>
                <w:lang w:val="de-DE"/>
              </w:rPr>
              <w:t>UC-3</w:t>
            </w:r>
          </w:p>
        </w:tc>
      </w:tr>
      <w:tr w:rsidR="00586ACF" w:rsidRPr="00586ACF" w14:paraId="1FF970B7" w14:textId="77777777" w:rsidTr="00597929">
        <w:trPr>
          <w:trHeight w:val="276"/>
          <w:jc w:val="center"/>
        </w:trPr>
        <w:tc>
          <w:tcPr>
            <w:tcW w:w="4116" w:type="dxa"/>
          </w:tcPr>
          <w:p w14:paraId="74F53B63" w14:textId="0AE09DC5" w:rsidR="00586ACF"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F42B17" w14:textId="1EF09D10" w:rsidR="00586ACF"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7826015F" w14:textId="0E25E340" w:rsidR="00586ACF" w:rsidRDefault="00145599" w:rsidP="009D45DE">
            <w:pPr>
              <w:rPr>
                <w:sz w:val="22"/>
                <w:szCs w:val="22"/>
                <w:lang w:val="de-DE"/>
              </w:rPr>
            </w:pPr>
            <w:proofErr w:type="spellStart"/>
            <w:r>
              <w:rPr>
                <w:sz w:val="22"/>
                <w:szCs w:val="22"/>
                <w:lang w:val="de-DE"/>
              </w:rPr>
              <w:t>GameManagerImpl</w:t>
            </w:r>
            <w:proofErr w:type="spellEnd"/>
          </w:p>
        </w:tc>
        <w:tc>
          <w:tcPr>
            <w:tcW w:w="1572" w:type="dxa"/>
          </w:tcPr>
          <w:p w14:paraId="650F88A1" w14:textId="0EA64EC8" w:rsidR="00586ACF" w:rsidRDefault="00145599" w:rsidP="009D45DE">
            <w:pPr>
              <w:rPr>
                <w:sz w:val="22"/>
                <w:szCs w:val="22"/>
                <w:lang w:val="de-DE"/>
              </w:rPr>
            </w:pPr>
            <w:r>
              <w:rPr>
                <w:sz w:val="22"/>
                <w:szCs w:val="22"/>
                <w:lang w:val="de-DE"/>
              </w:rPr>
              <w:t>UC-2 / UC-3</w:t>
            </w:r>
          </w:p>
        </w:tc>
      </w:tr>
      <w:tr w:rsidR="00145599" w:rsidRPr="00586ACF" w14:paraId="3A38A4B8" w14:textId="77777777" w:rsidTr="00597929">
        <w:trPr>
          <w:trHeight w:val="276"/>
          <w:jc w:val="center"/>
        </w:trPr>
        <w:tc>
          <w:tcPr>
            <w:tcW w:w="4116" w:type="dxa"/>
          </w:tcPr>
          <w:p w14:paraId="46B3440F" w14:textId="32FAB1C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tc>
        <w:tc>
          <w:tcPr>
            <w:tcW w:w="2927" w:type="dxa"/>
          </w:tcPr>
          <w:p w14:paraId="6646C9D7" w14:textId="5F620AF1"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updateView</w:t>
            </w:r>
            <w:proofErr w:type="spellEnd"/>
            <w:r>
              <w:rPr>
                <w:rFonts w:eastAsia="Times New Roman" w:cs="Times New Roman"/>
                <w:lang w:val="de-DE" w:eastAsia="en-GB"/>
              </w:rPr>
              <w:t xml:space="preserve"> auf der Lobby auf</w:t>
            </w:r>
          </w:p>
        </w:tc>
        <w:tc>
          <w:tcPr>
            <w:tcW w:w="3334" w:type="dxa"/>
          </w:tcPr>
          <w:p w14:paraId="44BA2781" w14:textId="6B134A10"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348A5702" w14:textId="35936D66"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5F909DD3" w14:textId="77777777" w:rsidTr="00597929">
        <w:trPr>
          <w:trHeight w:val="276"/>
          <w:jc w:val="center"/>
        </w:trPr>
        <w:tc>
          <w:tcPr>
            <w:tcW w:w="4116" w:type="dxa"/>
          </w:tcPr>
          <w:p w14:paraId="3039B810" w14:textId="611451C1"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1570D3D" w14:textId="190629E6"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currentPlayerCount</w:t>
            </w:r>
            <w:proofErr w:type="spellEnd"/>
            <w:r>
              <w:rPr>
                <w:rFonts w:eastAsia="Times New Roman" w:cs="Times New Roman"/>
                <w:lang w:val="de-DE" w:eastAsia="en-GB"/>
              </w:rPr>
              <w:t xml:space="preserve"> auf 0 und entfernt die Spieler</w:t>
            </w:r>
          </w:p>
        </w:tc>
        <w:tc>
          <w:tcPr>
            <w:tcW w:w="3334" w:type="dxa"/>
          </w:tcPr>
          <w:p w14:paraId="73A3A550" w14:textId="4626D1E5"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6809EB31" w14:textId="5D428B23"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2D9BC8E5" w14:textId="77777777" w:rsidTr="00597929">
        <w:trPr>
          <w:trHeight w:val="276"/>
          <w:jc w:val="center"/>
        </w:trPr>
        <w:tc>
          <w:tcPr>
            <w:tcW w:w="4116" w:type="dxa"/>
          </w:tcPr>
          <w:p w14:paraId="1CE20DC4" w14:textId="09260A02" w:rsidR="00145599" w:rsidRDefault="00145599" w:rsidP="009D45DE">
            <w:pPr>
              <w:rPr>
                <w:rFonts w:eastAsia="Times New Roman" w:cs="Times New Roman"/>
                <w:lang w:eastAsia="en-GB"/>
              </w:rPr>
            </w:pPr>
            <w:r>
              <w:rPr>
                <w:rFonts w:eastAsia="Times New Roman" w:cs="Times New Roman"/>
                <w:lang w:eastAsia="en-GB"/>
              </w:rPr>
              <w:lastRenderedPageBreak/>
              <w:t xml:space="preserve">Void </w:t>
            </w:r>
            <w:proofErr w:type="gramStart"/>
            <w:r>
              <w:rPr>
                <w:rFonts w:eastAsia="Times New Roman" w:cs="Times New Roman"/>
                <w:lang w:eastAsia="en-GB"/>
              </w:rPr>
              <w:t>endgame(</w:t>
            </w:r>
            <w:proofErr w:type="gramEnd"/>
            <w:r>
              <w:rPr>
                <w:rFonts w:eastAsia="Times New Roman" w:cs="Times New Roman"/>
                <w:lang w:eastAsia="en-GB"/>
              </w:rPr>
              <w:t>)</w:t>
            </w:r>
          </w:p>
        </w:tc>
        <w:tc>
          <w:tcPr>
            <w:tcW w:w="2927" w:type="dxa"/>
          </w:tcPr>
          <w:p w14:paraId="2736DE7D" w14:textId="5D024B8C" w:rsidR="0014559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Säubert</w:t>
            </w:r>
            <w:r w:rsidR="00145599">
              <w:rPr>
                <w:rFonts w:eastAsia="Times New Roman" w:cs="Times New Roman"/>
                <w:lang w:val="de-DE" w:eastAsia="en-GB"/>
              </w:rPr>
              <w:t xml:space="preserve"> das Spiel Feld und </w:t>
            </w:r>
            <w:r>
              <w:rPr>
                <w:rFonts w:eastAsia="Times New Roman" w:cs="Times New Roman"/>
                <w:lang w:val="de-DE" w:eastAsia="en-GB"/>
              </w:rPr>
              <w:t>lässt</w:t>
            </w:r>
            <w:r w:rsidR="00145599">
              <w:rPr>
                <w:rFonts w:eastAsia="Times New Roman" w:cs="Times New Roman"/>
                <w:lang w:val="de-DE" w:eastAsia="en-GB"/>
              </w:rPr>
              <w:t xml:space="preserve"> die Spieler entfernen</w:t>
            </w:r>
          </w:p>
        </w:tc>
        <w:tc>
          <w:tcPr>
            <w:tcW w:w="3334" w:type="dxa"/>
          </w:tcPr>
          <w:p w14:paraId="7F02236B" w14:textId="7898B828"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1015C10D" w14:textId="4B0D6C21" w:rsidR="00145599" w:rsidRDefault="00145599" w:rsidP="009D45DE">
            <w:pPr>
              <w:rPr>
                <w:sz w:val="22"/>
                <w:szCs w:val="22"/>
                <w:lang w:val="de-DE"/>
              </w:rPr>
            </w:pPr>
            <w:r>
              <w:rPr>
                <w:sz w:val="22"/>
                <w:szCs w:val="22"/>
                <w:lang w:val="de-DE"/>
              </w:rPr>
              <w:t>UC-9</w:t>
            </w:r>
          </w:p>
        </w:tc>
      </w:tr>
      <w:tr w:rsidR="00145599" w:rsidRPr="00586ACF" w14:paraId="4593207A" w14:textId="77777777" w:rsidTr="00597929">
        <w:trPr>
          <w:trHeight w:val="276"/>
          <w:jc w:val="center"/>
        </w:trPr>
        <w:tc>
          <w:tcPr>
            <w:tcW w:w="4116" w:type="dxa"/>
          </w:tcPr>
          <w:p w14:paraId="6FCBD9A2" w14:textId="384CE016"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onKeyPress</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61477B7E" w14:textId="1E87553E"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Hier werden Aktionen </w:t>
            </w:r>
            <w:r w:rsidR="00121893">
              <w:rPr>
                <w:rFonts w:eastAsia="Times New Roman" w:cs="Times New Roman"/>
                <w:lang w:val="de-DE" w:eastAsia="en-GB"/>
              </w:rPr>
              <w:t>ausgeführt</w:t>
            </w:r>
            <w:r>
              <w:rPr>
                <w:rFonts w:eastAsia="Times New Roman" w:cs="Times New Roman"/>
                <w:lang w:val="de-DE" w:eastAsia="en-GB"/>
              </w:rPr>
              <w:t>, sobald ein Spieler auf eine Taste klickt.</w:t>
            </w:r>
          </w:p>
          <w:p w14:paraId="7A6908C2" w14:textId="05029AAE"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Je nach </w:t>
            </w:r>
            <w:r w:rsidR="00121893">
              <w:rPr>
                <w:rFonts w:eastAsia="Times New Roman" w:cs="Times New Roman"/>
                <w:lang w:val="de-DE" w:eastAsia="en-GB"/>
              </w:rPr>
              <w:t>Situation</w:t>
            </w:r>
            <w:r>
              <w:rPr>
                <w:rFonts w:eastAsia="Times New Roman" w:cs="Times New Roman"/>
                <w:lang w:val="de-DE" w:eastAsia="en-GB"/>
              </w:rPr>
              <w:t xml:space="preserve">, bewegt der Spieler damit sein Motorrad oder er tritt dem Spiel bei </w:t>
            </w:r>
          </w:p>
        </w:tc>
        <w:tc>
          <w:tcPr>
            <w:tcW w:w="3334" w:type="dxa"/>
          </w:tcPr>
          <w:p w14:paraId="2A81E819" w14:textId="4157F32B"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54B1D708" w14:textId="216BA20D" w:rsidR="00145599" w:rsidRDefault="00145599" w:rsidP="009D45DE">
            <w:pPr>
              <w:rPr>
                <w:sz w:val="22"/>
                <w:szCs w:val="22"/>
                <w:lang w:val="de-DE"/>
              </w:rPr>
            </w:pPr>
            <w:r>
              <w:rPr>
                <w:sz w:val="22"/>
                <w:szCs w:val="22"/>
                <w:lang w:val="de-DE"/>
              </w:rPr>
              <w:t>UC-3 / UC-4</w:t>
            </w:r>
          </w:p>
        </w:tc>
      </w:tr>
      <w:tr w:rsidR="00145599" w:rsidRPr="00586ACF" w14:paraId="20B8AC90" w14:textId="77777777" w:rsidTr="00597929">
        <w:trPr>
          <w:trHeight w:val="276"/>
          <w:jc w:val="center"/>
        </w:trPr>
        <w:tc>
          <w:tcPr>
            <w:tcW w:w="4116" w:type="dxa"/>
          </w:tcPr>
          <w:p w14:paraId="756B3906" w14:textId="154F7DDA" w:rsidR="00145599" w:rsidRDefault="00145599" w:rsidP="009D45DE">
            <w:pPr>
              <w:rPr>
                <w:rFonts w:eastAsia="Times New Roman" w:cs="Times New Roman"/>
                <w:lang w:eastAsia="en-GB"/>
              </w:rPr>
            </w:pPr>
            <w:r>
              <w:rPr>
                <w:rFonts w:eastAsia="Times New Roman" w:cs="Times New Roman"/>
                <w:lang w:eastAsia="en-GB"/>
              </w:rPr>
              <w:t xml:space="preserve">List&lt;String&gt; </w:t>
            </w:r>
            <w:proofErr w:type="spellStart"/>
            <w:proofErr w:type="gramStart"/>
            <w:r>
              <w:rPr>
                <w:rFonts w:eastAsia="Times New Roman" w:cs="Times New Roman"/>
                <w:lang w:eastAsia="en-GB"/>
              </w:rPr>
              <w:t>getValidKeys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D7794CA" w14:textId="7CA58F5A"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zugelassene Tasten </w:t>
            </w:r>
            <w:r w:rsidR="00121893">
              <w:rPr>
                <w:rFonts w:eastAsia="Times New Roman" w:cs="Times New Roman"/>
                <w:lang w:val="de-DE" w:eastAsia="en-GB"/>
              </w:rPr>
              <w:t>zurück</w:t>
            </w:r>
          </w:p>
        </w:tc>
        <w:tc>
          <w:tcPr>
            <w:tcW w:w="3334" w:type="dxa"/>
          </w:tcPr>
          <w:p w14:paraId="5F93DBBA" w14:textId="7557F8A0"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46616050" w14:textId="2CD1F033"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4B02C93E" w14:textId="77777777" w:rsidTr="00597929">
        <w:trPr>
          <w:trHeight w:val="276"/>
          <w:jc w:val="center"/>
        </w:trPr>
        <w:tc>
          <w:tcPr>
            <w:tcW w:w="4116" w:type="dxa"/>
          </w:tcPr>
          <w:p w14:paraId="507E93CE" w14:textId="0824194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switchPlayerController</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2F91689" w14:textId="7EBC136F"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so, dass es im Wartebildschirm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das Spiel Beitreten nutzt und im Spiel dann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w:t>
            </w:r>
            <w:r w:rsidR="00597929">
              <w:rPr>
                <w:rFonts w:eastAsia="Times New Roman" w:cs="Times New Roman"/>
                <w:lang w:val="de-DE" w:eastAsia="en-GB"/>
              </w:rPr>
              <w:t>das Bewegen</w:t>
            </w:r>
            <w:r>
              <w:rPr>
                <w:rFonts w:eastAsia="Times New Roman" w:cs="Times New Roman"/>
                <w:lang w:val="de-DE" w:eastAsia="en-GB"/>
              </w:rPr>
              <w:t xml:space="preserve"> der Spieler nutzt</w:t>
            </w:r>
          </w:p>
        </w:tc>
        <w:tc>
          <w:tcPr>
            <w:tcW w:w="3334" w:type="dxa"/>
          </w:tcPr>
          <w:p w14:paraId="48E2514C" w14:textId="7EF82D41"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2D55AE0C" w14:textId="375BB7C1" w:rsidR="00145599" w:rsidRDefault="00145599" w:rsidP="009D45DE">
            <w:pPr>
              <w:rPr>
                <w:sz w:val="22"/>
                <w:szCs w:val="22"/>
                <w:lang w:val="de-DE"/>
              </w:rPr>
            </w:pPr>
            <w:r>
              <w:rPr>
                <w:sz w:val="22"/>
                <w:szCs w:val="22"/>
                <w:lang w:val="de-DE"/>
              </w:rPr>
              <w:t>UC-3/UC-4</w:t>
            </w:r>
          </w:p>
        </w:tc>
      </w:tr>
      <w:tr w:rsidR="00145599" w:rsidRPr="00586ACF" w14:paraId="3B6F21E0" w14:textId="77777777" w:rsidTr="00597929">
        <w:trPr>
          <w:trHeight w:val="276"/>
          <w:jc w:val="center"/>
        </w:trPr>
        <w:tc>
          <w:tcPr>
            <w:tcW w:w="4116" w:type="dxa"/>
          </w:tcPr>
          <w:p w14:paraId="362EF711" w14:textId="0A437B9F" w:rsidR="00145599" w:rsidRDefault="00145599" w:rsidP="009D45DE">
            <w:pPr>
              <w:rPr>
                <w:rFonts w:eastAsia="Times New Roman" w:cs="Times New Roman"/>
                <w:lang w:eastAsia="en-GB"/>
              </w:rPr>
            </w:pPr>
            <w:proofErr w:type="spellStart"/>
            <w:r>
              <w:rPr>
                <w:rFonts w:eastAsia="Times New Roman" w:cs="Times New Roman"/>
                <w:lang w:eastAsia="en-GB"/>
              </w:rPr>
              <w:t>IPlayerController</w:t>
            </w:r>
            <w:proofErr w:type="spellEnd"/>
            <w:r>
              <w:rPr>
                <w:rFonts w:eastAsia="Times New Roman" w:cs="Times New Roman"/>
                <w:lang w:eastAsia="en-GB"/>
              </w:rPr>
              <w:t xml:space="preserve"> </w:t>
            </w:r>
            <w:proofErr w:type="spellStart"/>
            <w:proofErr w:type="gramStart"/>
            <w:r>
              <w:rPr>
                <w:rFonts w:eastAsia="Times New Roman" w:cs="Times New Roman"/>
                <w:lang w:eastAsia="en-GB"/>
              </w:rPr>
              <w:t>createPlayerController</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42C91B8C" w14:textId="714F2365"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Erstellt die jeweiligen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je nach Bedarf</w:t>
            </w:r>
          </w:p>
        </w:tc>
        <w:tc>
          <w:tcPr>
            <w:tcW w:w="3334" w:type="dxa"/>
          </w:tcPr>
          <w:p w14:paraId="38329191" w14:textId="61866A1A" w:rsidR="00145599" w:rsidRDefault="00145599" w:rsidP="009D45DE">
            <w:pPr>
              <w:rPr>
                <w:sz w:val="22"/>
                <w:szCs w:val="22"/>
                <w:lang w:val="de-DE"/>
              </w:rPr>
            </w:pPr>
            <w:proofErr w:type="spellStart"/>
            <w:r>
              <w:rPr>
                <w:sz w:val="22"/>
                <w:szCs w:val="22"/>
                <w:lang w:val="de-DE"/>
              </w:rPr>
              <w:t>PlayerC</w:t>
            </w:r>
            <w:r w:rsidR="00121893">
              <w:rPr>
                <w:sz w:val="22"/>
                <w:szCs w:val="22"/>
                <w:lang w:val="de-DE"/>
              </w:rPr>
              <w:t>o</w:t>
            </w:r>
            <w:r>
              <w:rPr>
                <w:sz w:val="22"/>
                <w:szCs w:val="22"/>
                <w:lang w:val="de-DE"/>
              </w:rPr>
              <w:t>ntrollerFactory</w:t>
            </w:r>
            <w:proofErr w:type="spellEnd"/>
          </w:p>
        </w:tc>
        <w:tc>
          <w:tcPr>
            <w:tcW w:w="1572" w:type="dxa"/>
          </w:tcPr>
          <w:p w14:paraId="07073B00" w14:textId="536BE702"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5FD901F1" w14:textId="77777777" w:rsidTr="00597929">
        <w:trPr>
          <w:trHeight w:val="276"/>
          <w:jc w:val="center"/>
        </w:trPr>
        <w:tc>
          <w:tcPr>
            <w:tcW w:w="4116" w:type="dxa"/>
          </w:tcPr>
          <w:p w14:paraId="5F57B5C3" w14:textId="527A2D2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loadMappings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2E4F2B3" w14:textId="38660109" w:rsidR="0014559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Ladet</w:t>
            </w:r>
            <w:r w:rsidR="00145599">
              <w:rPr>
                <w:rFonts w:eastAsia="Times New Roman" w:cs="Times New Roman"/>
                <w:lang w:val="de-DE" w:eastAsia="en-GB"/>
              </w:rPr>
              <w:t xml:space="preserve"> und setzt die Tastenbelegungen der jeweiligen Spieler</w:t>
            </w:r>
          </w:p>
        </w:tc>
        <w:tc>
          <w:tcPr>
            <w:tcW w:w="3334" w:type="dxa"/>
          </w:tcPr>
          <w:p w14:paraId="643F9657" w14:textId="02BEF06A" w:rsidR="00145599" w:rsidRDefault="00145599" w:rsidP="009D45DE">
            <w:pPr>
              <w:rPr>
                <w:sz w:val="22"/>
                <w:szCs w:val="22"/>
                <w:lang w:val="de-DE"/>
              </w:rPr>
            </w:pPr>
            <w:proofErr w:type="spellStart"/>
            <w:r>
              <w:rPr>
                <w:sz w:val="22"/>
                <w:szCs w:val="22"/>
                <w:lang w:val="de-DE"/>
              </w:rPr>
              <w:t>IPlayerController</w:t>
            </w:r>
            <w:proofErr w:type="spellEnd"/>
          </w:p>
        </w:tc>
        <w:tc>
          <w:tcPr>
            <w:tcW w:w="1572" w:type="dxa"/>
          </w:tcPr>
          <w:p w14:paraId="76777539" w14:textId="6440FFD0"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66D48079" w14:textId="77777777" w:rsidTr="00597929">
        <w:trPr>
          <w:trHeight w:val="276"/>
          <w:jc w:val="center"/>
        </w:trPr>
        <w:tc>
          <w:tcPr>
            <w:tcW w:w="4116" w:type="dxa"/>
          </w:tcPr>
          <w:p w14:paraId="4658E356" w14:textId="599D865D" w:rsidR="00145599"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gerDirectionForKey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5B163727" w14:textId="1256290A" w:rsidR="00145599"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w:t>
            </w:r>
            <w:r w:rsidR="00121893">
              <w:rPr>
                <w:rFonts w:eastAsia="Times New Roman" w:cs="Times New Roman"/>
                <w:lang w:val="de-DE" w:eastAsia="en-GB"/>
              </w:rPr>
              <w:t>für</w:t>
            </w:r>
            <w:r>
              <w:rPr>
                <w:rFonts w:eastAsia="Times New Roman" w:cs="Times New Roman"/>
                <w:lang w:val="de-DE" w:eastAsia="en-GB"/>
              </w:rPr>
              <w:t xml:space="preserve"> die jeweilige Taste die </w:t>
            </w:r>
            <w:r w:rsidR="00121893">
              <w:rPr>
                <w:rFonts w:eastAsia="Times New Roman" w:cs="Times New Roman"/>
                <w:lang w:val="de-DE" w:eastAsia="en-GB"/>
              </w:rPr>
              <w:t>dazugehörige</w:t>
            </w:r>
            <w:r>
              <w:rPr>
                <w:rFonts w:eastAsia="Times New Roman" w:cs="Times New Roman"/>
                <w:lang w:val="de-DE" w:eastAsia="en-GB"/>
              </w:rPr>
              <w:t xml:space="preserve"> Richtung </w:t>
            </w:r>
            <w:r w:rsidR="00121893">
              <w:rPr>
                <w:rFonts w:eastAsia="Times New Roman" w:cs="Times New Roman"/>
                <w:lang w:val="de-DE" w:eastAsia="en-GB"/>
              </w:rPr>
              <w:t>zurück</w:t>
            </w:r>
          </w:p>
        </w:tc>
        <w:tc>
          <w:tcPr>
            <w:tcW w:w="3334" w:type="dxa"/>
          </w:tcPr>
          <w:p w14:paraId="7E4EB5FF" w14:textId="050967D6" w:rsidR="00145599"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2CA8E7E1" w14:textId="621D5605" w:rsidR="00145599" w:rsidRDefault="00EF4463" w:rsidP="009D45DE">
            <w:pPr>
              <w:rPr>
                <w:sz w:val="22"/>
                <w:szCs w:val="22"/>
                <w:lang w:val="de-DE"/>
              </w:rPr>
            </w:pPr>
            <w:r>
              <w:rPr>
                <w:sz w:val="22"/>
                <w:szCs w:val="22"/>
                <w:lang w:val="de-DE"/>
              </w:rPr>
              <w:t>UC-4</w:t>
            </w:r>
          </w:p>
        </w:tc>
      </w:tr>
      <w:tr w:rsidR="00EF4463" w:rsidRPr="00586ACF" w14:paraId="3040867F" w14:textId="77777777" w:rsidTr="00597929">
        <w:trPr>
          <w:trHeight w:val="276"/>
          <w:jc w:val="center"/>
        </w:trPr>
        <w:tc>
          <w:tcPr>
            <w:tcW w:w="4116" w:type="dxa"/>
          </w:tcPr>
          <w:p w14:paraId="3C82A258" w14:textId="101B3428"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7A9ADDE3" w14:textId="469B9DE1"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die jeweilige Taste </w:t>
            </w:r>
            <w:r w:rsidR="00121893">
              <w:rPr>
                <w:rFonts w:eastAsia="Times New Roman" w:cs="Times New Roman"/>
                <w:lang w:val="de-DE" w:eastAsia="en-GB"/>
              </w:rPr>
              <w:t>zurück</w:t>
            </w:r>
          </w:p>
        </w:tc>
        <w:tc>
          <w:tcPr>
            <w:tcW w:w="3334" w:type="dxa"/>
          </w:tcPr>
          <w:p w14:paraId="223F3817" w14:textId="2C446DAE" w:rsidR="00EF4463"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6E57901C" w14:textId="2D211A32" w:rsidR="00EF4463" w:rsidRDefault="00EF4463" w:rsidP="009D45DE">
            <w:pPr>
              <w:rPr>
                <w:sz w:val="22"/>
                <w:szCs w:val="22"/>
                <w:lang w:val="de-DE"/>
              </w:rPr>
            </w:pPr>
            <w:r>
              <w:rPr>
                <w:sz w:val="22"/>
                <w:szCs w:val="22"/>
                <w:lang w:val="de-DE"/>
              </w:rPr>
              <w:t>UC-4</w:t>
            </w:r>
          </w:p>
        </w:tc>
      </w:tr>
      <w:tr w:rsidR="00EF4463" w:rsidRPr="00586ACF" w14:paraId="707F816A" w14:textId="77777777" w:rsidTr="00597929">
        <w:trPr>
          <w:trHeight w:val="276"/>
          <w:jc w:val="center"/>
        </w:trPr>
        <w:tc>
          <w:tcPr>
            <w:tcW w:w="4116" w:type="dxa"/>
          </w:tcPr>
          <w:p w14:paraId="10B1835D" w14:textId="2188391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3705528E" w14:textId="0C983804"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die jeweilige Taste </w:t>
            </w:r>
            <w:r w:rsidR="00121893">
              <w:rPr>
                <w:rFonts w:eastAsia="Times New Roman" w:cs="Times New Roman"/>
                <w:lang w:val="de-DE" w:eastAsia="en-GB"/>
              </w:rPr>
              <w:t>zurück</w:t>
            </w:r>
          </w:p>
          <w:p w14:paraId="05093253" w14:textId="6870D6EE"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Wird beim Spiel Beitritt genutzt</w:t>
            </w:r>
          </w:p>
        </w:tc>
        <w:tc>
          <w:tcPr>
            <w:tcW w:w="3334" w:type="dxa"/>
          </w:tcPr>
          <w:p w14:paraId="4CDC3BB8" w14:textId="3E1FC52C" w:rsidR="00EF4463" w:rsidRDefault="00EF4463" w:rsidP="009D45DE">
            <w:pPr>
              <w:rPr>
                <w:sz w:val="22"/>
                <w:szCs w:val="22"/>
                <w:lang w:val="de-DE"/>
              </w:rPr>
            </w:pPr>
            <w:proofErr w:type="spellStart"/>
            <w:r>
              <w:rPr>
                <w:sz w:val="22"/>
                <w:szCs w:val="22"/>
                <w:lang w:val="de-DE"/>
              </w:rPr>
              <w:t>PlayerControllerOnbaordingImpl</w:t>
            </w:r>
            <w:proofErr w:type="spellEnd"/>
          </w:p>
        </w:tc>
        <w:tc>
          <w:tcPr>
            <w:tcW w:w="1572" w:type="dxa"/>
          </w:tcPr>
          <w:p w14:paraId="37EBEA12" w14:textId="481F68F2" w:rsidR="00EF4463" w:rsidRDefault="00EF4463" w:rsidP="009D45DE">
            <w:pPr>
              <w:rPr>
                <w:sz w:val="22"/>
                <w:szCs w:val="22"/>
                <w:lang w:val="de-DE"/>
              </w:rPr>
            </w:pPr>
            <w:r>
              <w:rPr>
                <w:sz w:val="22"/>
                <w:szCs w:val="22"/>
                <w:lang w:val="de-DE"/>
              </w:rPr>
              <w:t>UC-3</w:t>
            </w:r>
          </w:p>
        </w:tc>
      </w:tr>
      <w:tr w:rsidR="00EF4463" w:rsidRPr="00586ACF" w14:paraId="59CC0056" w14:textId="77777777" w:rsidTr="00597929">
        <w:trPr>
          <w:trHeight w:val="276"/>
          <w:jc w:val="center"/>
        </w:trPr>
        <w:tc>
          <w:tcPr>
            <w:tcW w:w="4116" w:type="dxa"/>
          </w:tcPr>
          <w:p w14:paraId="1D170F84" w14:textId="70B29A84" w:rsidR="00EF4463" w:rsidRDefault="00EF4463" w:rsidP="009D45DE">
            <w:pPr>
              <w:rPr>
                <w:rFonts w:eastAsia="Times New Roman" w:cs="Times New Roman"/>
                <w:lang w:eastAsia="en-GB"/>
              </w:rPr>
            </w:pPr>
            <w:r>
              <w:rPr>
                <w:rFonts w:eastAsia="Times New Roman" w:cs="Times New Roman"/>
                <w:lang w:eastAsia="en-GB"/>
              </w:rPr>
              <w:lastRenderedPageBreak/>
              <w:t xml:space="preserve">Int </w:t>
            </w:r>
            <w:proofErr w:type="spellStart"/>
            <w:proofErr w:type="gramStart"/>
            <w:r>
              <w:rPr>
                <w:rFonts w:eastAsia="Times New Roman" w:cs="Times New Roman"/>
                <w:lang w:eastAsia="en-GB"/>
              </w:rPr>
              <w:t>changeToNextScene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18BAF8FF" w14:textId="1060BFFC"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zur </w:t>
            </w:r>
            <w:r w:rsidR="00121893">
              <w:rPr>
                <w:rFonts w:eastAsia="Times New Roman" w:cs="Times New Roman"/>
                <w:lang w:val="de-DE" w:eastAsia="en-GB"/>
              </w:rPr>
              <w:t>nächsten</w:t>
            </w:r>
            <w:r>
              <w:rPr>
                <w:rFonts w:eastAsia="Times New Roman" w:cs="Times New Roman"/>
                <w:lang w:val="de-DE" w:eastAsia="en-GB"/>
              </w:rPr>
              <w:t xml:space="preserve"> Szene, also zum </w:t>
            </w:r>
            <w:r w:rsidR="00121893">
              <w:rPr>
                <w:rFonts w:eastAsia="Times New Roman" w:cs="Times New Roman"/>
                <w:lang w:val="de-DE" w:eastAsia="en-GB"/>
              </w:rPr>
              <w:t>nächsten</w:t>
            </w:r>
            <w:r>
              <w:rPr>
                <w:rFonts w:eastAsia="Times New Roman" w:cs="Times New Roman"/>
                <w:lang w:val="de-DE" w:eastAsia="en-GB"/>
              </w:rPr>
              <w:t xml:space="preserve"> Bildschirm </w:t>
            </w:r>
          </w:p>
        </w:tc>
        <w:tc>
          <w:tcPr>
            <w:tcW w:w="3334" w:type="dxa"/>
          </w:tcPr>
          <w:p w14:paraId="57EF1166" w14:textId="0C103A44"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097B49D4" w14:textId="42E396EA"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15319131" w14:textId="77777777" w:rsidTr="00597929">
        <w:trPr>
          <w:trHeight w:val="276"/>
          <w:jc w:val="center"/>
        </w:trPr>
        <w:tc>
          <w:tcPr>
            <w:tcW w:w="4116" w:type="dxa"/>
          </w:tcPr>
          <w:p w14:paraId="26A76D58" w14:textId="2F098E3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r>
              <w:rPr>
                <w:rFonts w:eastAsia="Times New Roman" w:cs="Times New Roman"/>
                <w:lang w:eastAsia="en-GB"/>
              </w:rPr>
              <w:t>commitNadChangeToNextScene</w:t>
            </w:r>
            <w:proofErr w:type="spellEnd"/>
            <w:r>
              <w:rPr>
                <w:rFonts w:eastAsia="Times New Roman" w:cs="Times New Roman"/>
                <w:lang w:eastAsia="en-GB"/>
              </w:rPr>
              <w:t>(int)</w:t>
            </w:r>
          </w:p>
        </w:tc>
        <w:tc>
          <w:tcPr>
            <w:tcW w:w="2927" w:type="dxa"/>
          </w:tcPr>
          <w:p w14:paraId="001A976C" w14:textId="008ABF55"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PlayerCount</w:t>
            </w:r>
            <w:proofErr w:type="spellEnd"/>
            <w:r>
              <w:rPr>
                <w:rFonts w:eastAsia="Times New Roman" w:cs="Times New Roman"/>
                <w:lang w:val="de-DE" w:eastAsia="en-GB"/>
              </w:rPr>
              <w:t xml:space="preserve">, welcher vom Spieler im Start Bildschirm </w:t>
            </w:r>
            <w:proofErr w:type="gramStart"/>
            <w:r>
              <w:rPr>
                <w:rFonts w:eastAsia="Times New Roman" w:cs="Times New Roman"/>
                <w:lang w:val="de-DE" w:eastAsia="en-GB"/>
              </w:rPr>
              <w:t>angegeben wurde</w:t>
            </w:r>
            <w:proofErr w:type="gramEnd"/>
            <w:r>
              <w:rPr>
                <w:rFonts w:eastAsia="Times New Roman" w:cs="Times New Roman"/>
                <w:lang w:val="de-DE" w:eastAsia="en-GB"/>
              </w:rPr>
              <w:t xml:space="preserve"> und wechselt zur </w:t>
            </w:r>
            <w:r w:rsidR="00121893">
              <w:rPr>
                <w:rFonts w:eastAsia="Times New Roman" w:cs="Times New Roman"/>
                <w:lang w:val="de-DE" w:eastAsia="en-GB"/>
              </w:rPr>
              <w:t>nächsten</w:t>
            </w:r>
            <w:r>
              <w:rPr>
                <w:rFonts w:eastAsia="Times New Roman" w:cs="Times New Roman"/>
                <w:lang w:val="de-DE" w:eastAsia="en-GB"/>
              </w:rPr>
              <w:t xml:space="preserve"> Szene</w:t>
            </w:r>
          </w:p>
        </w:tc>
        <w:tc>
          <w:tcPr>
            <w:tcW w:w="3334" w:type="dxa"/>
          </w:tcPr>
          <w:p w14:paraId="172FC488" w14:textId="0579DED4"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E935506" w14:textId="42D96E50" w:rsidR="00EF4463" w:rsidRDefault="00EF4463" w:rsidP="009D45DE">
            <w:pPr>
              <w:rPr>
                <w:sz w:val="22"/>
                <w:szCs w:val="22"/>
                <w:lang w:val="de-DE"/>
              </w:rPr>
            </w:pPr>
            <w:r>
              <w:rPr>
                <w:sz w:val="22"/>
                <w:szCs w:val="22"/>
                <w:lang w:val="de-DE"/>
              </w:rPr>
              <w:t>UC-1</w:t>
            </w:r>
          </w:p>
        </w:tc>
      </w:tr>
      <w:tr w:rsidR="00EF4463" w:rsidRPr="00586ACF" w14:paraId="78E22C9C" w14:textId="77777777" w:rsidTr="00597929">
        <w:trPr>
          <w:trHeight w:val="276"/>
          <w:jc w:val="center"/>
        </w:trPr>
        <w:tc>
          <w:tcPr>
            <w:tcW w:w="4116" w:type="dxa"/>
          </w:tcPr>
          <w:p w14:paraId="56AD3A85" w14:textId="7DC72B3C"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changeToPreviousScene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AAEB3D" w14:textId="48EB3C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Wechselt zur vorherigen Szene, also zum vorherigen Bildschirm</w:t>
            </w:r>
          </w:p>
        </w:tc>
        <w:tc>
          <w:tcPr>
            <w:tcW w:w="3334" w:type="dxa"/>
          </w:tcPr>
          <w:p w14:paraId="0E0F64B8" w14:textId="1264B478"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7F97AD59" w14:textId="676D3C72"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794726D4" w14:textId="77777777" w:rsidTr="00597929">
        <w:trPr>
          <w:trHeight w:val="276"/>
          <w:jc w:val="center"/>
        </w:trPr>
        <w:tc>
          <w:tcPr>
            <w:tcW w:w="4116" w:type="dxa"/>
          </w:tcPr>
          <w:p w14:paraId="79D0D7CE" w14:textId="1AFD8C1F"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registerNextSceneCallback</w:t>
            </w:r>
            <w:proofErr w:type="spellEnd"/>
            <w:r>
              <w:rPr>
                <w:rFonts w:eastAsia="Times New Roman" w:cs="Times New Roman"/>
                <w:lang w:eastAsia="en-GB"/>
              </w:rPr>
              <w:t>(</w:t>
            </w:r>
            <w:proofErr w:type="gramEnd"/>
            <w:r>
              <w:rPr>
                <w:rFonts w:eastAsia="Times New Roman" w:cs="Times New Roman"/>
                <w:lang w:eastAsia="en-GB"/>
              </w:rPr>
              <w:t>Runnable)</w:t>
            </w:r>
          </w:p>
        </w:tc>
        <w:tc>
          <w:tcPr>
            <w:tcW w:w="2927" w:type="dxa"/>
          </w:tcPr>
          <w:p w14:paraId="5BF3F611" w14:textId="5B88F6DC"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r w:rsidR="00121893">
              <w:rPr>
                <w:rFonts w:eastAsia="Times New Roman" w:cs="Times New Roman"/>
                <w:lang w:val="de-DE" w:eastAsia="en-GB"/>
              </w:rPr>
              <w:t>für</w:t>
            </w:r>
            <w:r>
              <w:rPr>
                <w:rFonts w:eastAsia="Times New Roman" w:cs="Times New Roman"/>
                <w:lang w:val="de-DE" w:eastAsia="en-GB"/>
              </w:rPr>
              <w:t xml:space="preserve"> die </w:t>
            </w:r>
            <w:r w:rsidR="00121893">
              <w:rPr>
                <w:rFonts w:eastAsia="Times New Roman" w:cs="Times New Roman"/>
                <w:lang w:val="de-DE" w:eastAsia="en-GB"/>
              </w:rPr>
              <w:t>nächste</w:t>
            </w:r>
            <w:r>
              <w:rPr>
                <w:rFonts w:eastAsia="Times New Roman" w:cs="Times New Roman"/>
                <w:lang w:val="de-DE" w:eastAsia="en-GB"/>
              </w:rPr>
              <w:t xml:space="preserve"> Szene </w:t>
            </w:r>
          </w:p>
        </w:tc>
        <w:tc>
          <w:tcPr>
            <w:tcW w:w="3334" w:type="dxa"/>
          </w:tcPr>
          <w:p w14:paraId="3933CA4F" w14:textId="5966EAF7"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2E51444" w14:textId="4F9FE1A2"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6496B857" w14:textId="77777777" w:rsidTr="00597929">
        <w:trPr>
          <w:trHeight w:val="276"/>
          <w:jc w:val="center"/>
        </w:trPr>
        <w:tc>
          <w:tcPr>
            <w:tcW w:w="4116" w:type="dxa"/>
          </w:tcPr>
          <w:p w14:paraId="59EB5D7F" w14:textId="77777777"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registerPreviousSceneCallback</w:t>
            </w:r>
            <w:proofErr w:type="spellEnd"/>
          </w:p>
          <w:p w14:paraId="1BA654C7" w14:textId="1F8C06BE" w:rsidR="00EF4463" w:rsidRDefault="00EF4463" w:rsidP="009D45DE">
            <w:pPr>
              <w:rPr>
                <w:rFonts w:eastAsia="Times New Roman" w:cs="Times New Roman"/>
                <w:lang w:eastAsia="en-GB"/>
              </w:rPr>
            </w:pPr>
            <w:r>
              <w:rPr>
                <w:rFonts w:eastAsia="Times New Roman" w:cs="Times New Roman"/>
                <w:lang w:eastAsia="en-GB"/>
              </w:rPr>
              <w:t>(Runnable)</w:t>
            </w:r>
          </w:p>
        </w:tc>
        <w:tc>
          <w:tcPr>
            <w:tcW w:w="2927" w:type="dxa"/>
          </w:tcPr>
          <w:p w14:paraId="570F28B7" w14:textId="05D0CF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r w:rsidR="00121893">
              <w:rPr>
                <w:rFonts w:eastAsia="Times New Roman" w:cs="Times New Roman"/>
                <w:lang w:val="de-DE" w:eastAsia="en-GB"/>
              </w:rPr>
              <w:t>für</w:t>
            </w:r>
            <w:r>
              <w:rPr>
                <w:rFonts w:eastAsia="Times New Roman" w:cs="Times New Roman"/>
                <w:lang w:val="de-DE" w:eastAsia="en-GB"/>
              </w:rPr>
              <w:t xml:space="preserve"> die vorherige Szene</w:t>
            </w:r>
          </w:p>
        </w:tc>
        <w:tc>
          <w:tcPr>
            <w:tcW w:w="3334" w:type="dxa"/>
          </w:tcPr>
          <w:p w14:paraId="7B99C6D3" w14:textId="11863651"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556D7E64" w14:textId="7930F5FA"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0821BA56" w14:textId="77777777" w:rsidTr="00597929">
        <w:trPr>
          <w:trHeight w:val="276"/>
          <w:jc w:val="center"/>
        </w:trPr>
        <w:tc>
          <w:tcPr>
            <w:tcW w:w="4116" w:type="dxa"/>
          </w:tcPr>
          <w:p w14:paraId="26CB91E0" w14:textId="73B7A48E"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AA7F3DF" w14:textId="02E4B012" w:rsidR="00EF4463" w:rsidRDefault="0059792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Initialisiert die jeweiligen Szenen </w:t>
            </w:r>
          </w:p>
        </w:tc>
        <w:tc>
          <w:tcPr>
            <w:tcW w:w="3334" w:type="dxa"/>
          </w:tcPr>
          <w:p w14:paraId="4843A660" w14:textId="180A5118" w:rsidR="00EF4463" w:rsidRDefault="00597929" w:rsidP="009D45DE">
            <w:pPr>
              <w:rPr>
                <w:sz w:val="22"/>
                <w:szCs w:val="22"/>
                <w:lang w:val="de-DE"/>
              </w:rPr>
            </w:pPr>
            <w:proofErr w:type="spellStart"/>
            <w:r>
              <w:rPr>
                <w:sz w:val="22"/>
                <w:szCs w:val="22"/>
                <w:lang w:val="de-DE"/>
              </w:rPr>
              <w:t>SceneChangerImpl</w:t>
            </w:r>
            <w:proofErr w:type="spellEnd"/>
          </w:p>
        </w:tc>
        <w:tc>
          <w:tcPr>
            <w:tcW w:w="1572" w:type="dxa"/>
          </w:tcPr>
          <w:p w14:paraId="66528E15" w14:textId="48927937" w:rsidR="00EF4463" w:rsidRDefault="00597929" w:rsidP="009D45DE">
            <w:pPr>
              <w:rPr>
                <w:sz w:val="22"/>
                <w:szCs w:val="22"/>
                <w:lang w:val="de-DE"/>
              </w:rPr>
            </w:pPr>
            <w:r>
              <w:rPr>
                <w:sz w:val="22"/>
                <w:szCs w:val="22"/>
                <w:lang w:val="de-DE"/>
              </w:rPr>
              <w:t xml:space="preserve">Use Case </w:t>
            </w:r>
            <w:r w:rsidR="00121893">
              <w:rPr>
                <w:sz w:val="22"/>
                <w:szCs w:val="22"/>
                <w:lang w:val="de-DE"/>
              </w:rPr>
              <w:t>Übergreifend</w:t>
            </w:r>
          </w:p>
        </w:tc>
      </w:tr>
      <w:tr w:rsidR="00597929" w:rsidRPr="00586ACF" w14:paraId="0264233D" w14:textId="77777777" w:rsidTr="00597929">
        <w:trPr>
          <w:trHeight w:val="276"/>
          <w:jc w:val="center"/>
        </w:trPr>
        <w:tc>
          <w:tcPr>
            <w:tcW w:w="4116" w:type="dxa"/>
          </w:tcPr>
          <w:p w14:paraId="4886EF74" w14:textId="1C2F7A69" w:rsidR="00597929" w:rsidRDefault="0059792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7B9D0BF1" w14:textId="5CC166A6" w:rsidR="0059792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Stoppt</w:t>
            </w:r>
            <w:r w:rsidR="00597929">
              <w:rPr>
                <w:rFonts w:eastAsia="Times New Roman" w:cs="Times New Roman"/>
                <w:lang w:val="de-DE" w:eastAsia="en-GB"/>
              </w:rPr>
              <w:t xml:space="preserve"> den Game </w:t>
            </w:r>
            <w:proofErr w:type="spellStart"/>
            <w:proofErr w:type="gramStart"/>
            <w:r w:rsidR="00597929">
              <w:rPr>
                <w:rFonts w:eastAsia="Times New Roman" w:cs="Times New Roman"/>
                <w:lang w:val="de-DE" w:eastAsia="en-GB"/>
              </w:rPr>
              <w:t>Timer</w:t>
            </w:r>
            <w:proofErr w:type="spellEnd"/>
            <w:proofErr w:type="gramEnd"/>
            <w:r w:rsidR="00597929">
              <w:rPr>
                <w:rFonts w:eastAsia="Times New Roman" w:cs="Times New Roman"/>
                <w:lang w:val="de-DE" w:eastAsia="en-GB"/>
              </w:rPr>
              <w:t xml:space="preserve"> wenn das Spiel zu </w:t>
            </w:r>
            <w:proofErr w:type="spellStart"/>
            <w:r w:rsidR="00597929">
              <w:rPr>
                <w:rFonts w:eastAsia="Times New Roman" w:cs="Times New Roman"/>
                <w:lang w:val="de-DE" w:eastAsia="en-GB"/>
              </w:rPr>
              <w:t>ende</w:t>
            </w:r>
            <w:proofErr w:type="spellEnd"/>
            <w:r w:rsidR="00597929">
              <w:rPr>
                <w:rFonts w:eastAsia="Times New Roman" w:cs="Times New Roman"/>
                <w:lang w:val="de-DE" w:eastAsia="en-GB"/>
              </w:rPr>
              <w:t xml:space="preserve"> </w:t>
            </w:r>
            <w:r>
              <w:rPr>
                <w:rFonts w:eastAsia="Times New Roman" w:cs="Times New Roman"/>
                <w:lang w:val="de-DE" w:eastAsia="en-GB"/>
              </w:rPr>
              <w:t>ist</w:t>
            </w:r>
            <w:r w:rsidR="00597929">
              <w:rPr>
                <w:rFonts w:eastAsia="Times New Roman" w:cs="Times New Roman"/>
                <w:lang w:val="de-DE" w:eastAsia="en-GB"/>
              </w:rPr>
              <w:t xml:space="preserve"> </w:t>
            </w:r>
          </w:p>
        </w:tc>
        <w:tc>
          <w:tcPr>
            <w:tcW w:w="3334" w:type="dxa"/>
          </w:tcPr>
          <w:p w14:paraId="52E01A21" w14:textId="5BC01B26" w:rsidR="00597929" w:rsidRDefault="00597929" w:rsidP="009D45DE">
            <w:pPr>
              <w:rPr>
                <w:sz w:val="22"/>
                <w:szCs w:val="22"/>
                <w:lang w:val="de-DE"/>
              </w:rPr>
            </w:pPr>
            <w:proofErr w:type="spellStart"/>
            <w:r>
              <w:rPr>
                <w:sz w:val="22"/>
                <w:szCs w:val="22"/>
                <w:lang w:val="de-DE"/>
              </w:rPr>
              <w:t>SceneChangerImpl</w:t>
            </w:r>
            <w:proofErr w:type="spellEnd"/>
          </w:p>
        </w:tc>
        <w:tc>
          <w:tcPr>
            <w:tcW w:w="1572" w:type="dxa"/>
          </w:tcPr>
          <w:p w14:paraId="7A574E4F" w14:textId="7B9C8E2F" w:rsidR="00597929" w:rsidRDefault="00597929" w:rsidP="009D45DE">
            <w:pPr>
              <w:rPr>
                <w:sz w:val="22"/>
                <w:szCs w:val="22"/>
                <w:lang w:val="de-DE"/>
              </w:rPr>
            </w:pPr>
            <w:r>
              <w:rPr>
                <w:sz w:val="22"/>
                <w:szCs w:val="22"/>
                <w:lang w:val="de-DE"/>
              </w:rPr>
              <w:t>UC- 5</w:t>
            </w:r>
          </w:p>
        </w:tc>
      </w:tr>
    </w:tbl>
    <w:p w14:paraId="78F4BF9A" w14:textId="77777777" w:rsidR="00046857" w:rsidRDefault="00046857" w:rsidP="00251190">
      <w:pPr>
        <w:pStyle w:val="Heading1"/>
        <w:rPr>
          <w:lang w:val="de-DE"/>
        </w:rPr>
      </w:pPr>
    </w:p>
    <w:p w14:paraId="7DDC8CC1" w14:textId="77777777" w:rsidR="00046857" w:rsidRDefault="00046857" w:rsidP="00251190">
      <w:pPr>
        <w:pStyle w:val="Heading1"/>
        <w:rPr>
          <w:lang w:val="de-DE"/>
        </w:rPr>
      </w:pPr>
    </w:p>
    <w:p w14:paraId="4D712B45" w14:textId="77777777" w:rsidR="00046857" w:rsidRDefault="00046857" w:rsidP="00251190">
      <w:pPr>
        <w:pStyle w:val="Heading1"/>
        <w:rPr>
          <w:lang w:val="de-DE"/>
        </w:rPr>
      </w:pPr>
    </w:p>
    <w:p w14:paraId="11D6E6BB" w14:textId="7C5E436F" w:rsidR="00046857" w:rsidRDefault="00046857" w:rsidP="00251190">
      <w:pPr>
        <w:pStyle w:val="Heading1"/>
        <w:rPr>
          <w:lang w:val="de-DE"/>
        </w:rPr>
      </w:pPr>
    </w:p>
    <w:p w14:paraId="474DFFAC" w14:textId="16563730" w:rsidR="00046857" w:rsidRDefault="00046857" w:rsidP="00046857">
      <w:pPr>
        <w:pStyle w:val="BodyText"/>
        <w:rPr>
          <w:lang w:val="de-DE"/>
        </w:rPr>
      </w:pPr>
    </w:p>
    <w:p w14:paraId="048FEDC7" w14:textId="77777777" w:rsidR="00046857" w:rsidRPr="00046857" w:rsidRDefault="00046857" w:rsidP="00046857">
      <w:pPr>
        <w:pStyle w:val="BodyText"/>
        <w:rPr>
          <w:lang w:val="de-DE"/>
        </w:rPr>
      </w:pPr>
    </w:p>
    <w:p w14:paraId="67ACC776" w14:textId="3A2E0086" w:rsidR="00E76818" w:rsidRDefault="00CC29B6" w:rsidP="00251190">
      <w:pPr>
        <w:pStyle w:val="Heading1"/>
        <w:rPr>
          <w:lang w:val="de-DE"/>
        </w:rPr>
      </w:pPr>
      <w:r w:rsidRPr="00C8116B">
        <w:rPr>
          <w:lang w:val="de-DE"/>
        </w:rPr>
        <w:lastRenderedPageBreak/>
        <w:t>Bausteinsicht</w:t>
      </w:r>
      <w:bookmarkStart w:id="18" w:name="X5e167288a0c21296dcc8d1936f6d7d1ef5759ba"/>
    </w:p>
    <w:p w14:paraId="6F10768E" w14:textId="75F27D20" w:rsidR="00E76818" w:rsidRDefault="00121893" w:rsidP="00E76818">
      <w:pPr>
        <w:pStyle w:val="Heading2"/>
        <w:rPr>
          <w:lang w:val="de-DE"/>
        </w:rPr>
      </w:pPr>
      <w:r>
        <w:rPr>
          <w:lang w:val="de-DE"/>
        </w:rPr>
        <w:t xml:space="preserve">Komponenten </w:t>
      </w:r>
      <w:r w:rsidR="00473745">
        <w:rPr>
          <w:lang w:val="de-DE"/>
        </w:rPr>
        <w:t>Diagramm:</w:t>
      </w:r>
    </w:p>
    <w:p w14:paraId="712DF3D2" w14:textId="684CABB1" w:rsidR="00E76818" w:rsidRDefault="00473745" w:rsidP="00473745">
      <w:pPr>
        <w:pStyle w:val="BodyText"/>
        <w:rPr>
          <w:lang w:val="de-DE"/>
        </w:rPr>
      </w:pPr>
      <w:r>
        <w:rPr>
          <w:lang w:val="de-DE"/>
        </w:rPr>
        <w:t xml:space="preserve">Dies ist das Komponenten Diagramm, welches die unsere Komponenten auf </w:t>
      </w:r>
      <w:r w:rsidR="00121893">
        <w:rPr>
          <w:lang w:val="de-DE"/>
        </w:rPr>
        <w:t>höchster</w:t>
      </w:r>
      <w:r>
        <w:rPr>
          <w:lang w:val="de-DE"/>
        </w:rPr>
        <w:t xml:space="preserve"> Ebene zeigt. </w:t>
      </w:r>
    </w:p>
    <w:p w14:paraId="2936463F" w14:textId="76B2972F" w:rsidR="00E76818" w:rsidRDefault="00473745" w:rsidP="00E76818">
      <w:pPr>
        <w:pStyle w:val="Heading2"/>
        <w:rPr>
          <w:lang w:val="de-DE"/>
        </w:rPr>
      </w:pPr>
      <w:r>
        <w:rPr>
          <w:noProof/>
          <w:lang w:val="de-DE"/>
        </w:rPr>
        <w:drawing>
          <wp:anchor distT="0" distB="0" distL="114300" distR="114300" simplePos="0" relativeHeight="251663360" behindDoc="0" locked="0" layoutInCell="1" allowOverlap="1" wp14:anchorId="2E5C137E" wp14:editId="18A27443">
            <wp:simplePos x="0" y="0"/>
            <wp:positionH relativeFrom="column">
              <wp:posOffset>-92467</wp:posOffset>
            </wp:positionH>
            <wp:positionV relativeFrom="paragraph">
              <wp:posOffset>112759</wp:posOffset>
            </wp:positionV>
            <wp:extent cx="5943600" cy="4818380"/>
            <wp:effectExtent l="0" t="0" r="0" b="0"/>
            <wp:wrapNone/>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14:sizeRelH relativeFrom="page">
              <wp14:pctWidth>0</wp14:pctWidth>
            </wp14:sizeRelH>
            <wp14:sizeRelV relativeFrom="page">
              <wp14:pctHeight>0</wp14:pctHeight>
            </wp14:sizeRelV>
          </wp:anchor>
        </w:drawing>
      </w:r>
    </w:p>
    <w:p w14:paraId="64CB544E" w14:textId="7ACCE635" w:rsidR="00E76818" w:rsidRDefault="00E76818" w:rsidP="00E76818">
      <w:pPr>
        <w:pStyle w:val="Heading2"/>
        <w:rPr>
          <w:lang w:val="de-DE"/>
        </w:rPr>
      </w:pPr>
    </w:p>
    <w:p w14:paraId="0880D3B7" w14:textId="2A8FB505" w:rsidR="00E76818" w:rsidRDefault="00E76818" w:rsidP="00E76818">
      <w:pPr>
        <w:pStyle w:val="Heading2"/>
        <w:rPr>
          <w:lang w:val="de-DE"/>
        </w:rPr>
      </w:pPr>
    </w:p>
    <w:p w14:paraId="2473895B" w14:textId="10AF0A4D" w:rsidR="00E76818" w:rsidRDefault="00E76818" w:rsidP="00E76818">
      <w:pPr>
        <w:pStyle w:val="Heading2"/>
        <w:rPr>
          <w:lang w:val="de-DE"/>
        </w:rPr>
      </w:pPr>
    </w:p>
    <w:p w14:paraId="262AE046" w14:textId="55EAAF07" w:rsidR="00473745" w:rsidRDefault="00473745" w:rsidP="00473745">
      <w:pPr>
        <w:pStyle w:val="BodyText"/>
        <w:rPr>
          <w:lang w:val="de-DE"/>
        </w:rPr>
      </w:pPr>
    </w:p>
    <w:p w14:paraId="274971F7" w14:textId="47A5E314" w:rsidR="00473745" w:rsidRDefault="00473745" w:rsidP="00473745">
      <w:pPr>
        <w:pStyle w:val="BodyText"/>
        <w:rPr>
          <w:lang w:val="de-DE"/>
        </w:rPr>
      </w:pPr>
    </w:p>
    <w:p w14:paraId="420541A5" w14:textId="5EB42670" w:rsidR="00473745" w:rsidRDefault="00473745" w:rsidP="00473745">
      <w:pPr>
        <w:pStyle w:val="BodyText"/>
        <w:rPr>
          <w:lang w:val="de-DE"/>
        </w:rPr>
      </w:pPr>
    </w:p>
    <w:p w14:paraId="40338C2D" w14:textId="14956CFF" w:rsidR="00473745" w:rsidRDefault="00473745" w:rsidP="00473745">
      <w:pPr>
        <w:pStyle w:val="BodyText"/>
        <w:rPr>
          <w:lang w:val="de-DE"/>
        </w:rPr>
      </w:pPr>
    </w:p>
    <w:p w14:paraId="43833386" w14:textId="1B5C810F" w:rsidR="00473745" w:rsidRDefault="00473745" w:rsidP="00473745">
      <w:pPr>
        <w:pStyle w:val="BodyText"/>
        <w:rPr>
          <w:lang w:val="de-DE"/>
        </w:rPr>
      </w:pPr>
    </w:p>
    <w:p w14:paraId="46CFED12" w14:textId="31C6B677" w:rsidR="00473745" w:rsidRDefault="00473745" w:rsidP="00473745">
      <w:pPr>
        <w:pStyle w:val="BodyText"/>
        <w:rPr>
          <w:lang w:val="de-DE"/>
        </w:rPr>
      </w:pPr>
    </w:p>
    <w:p w14:paraId="2F52AE6D" w14:textId="11FA521C" w:rsidR="00473745" w:rsidRDefault="00473745" w:rsidP="00473745">
      <w:pPr>
        <w:pStyle w:val="BodyText"/>
        <w:rPr>
          <w:lang w:val="de-DE"/>
        </w:rPr>
      </w:pPr>
    </w:p>
    <w:p w14:paraId="4B2CACBA" w14:textId="0BEB2A06" w:rsidR="00473745" w:rsidRDefault="00473745" w:rsidP="00473745">
      <w:pPr>
        <w:pStyle w:val="BodyText"/>
        <w:rPr>
          <w:lang w:val="de-DE"/>
        </w:rPr>
      </w:pPr>
    </w:p>
    <w:p w14:paraId="57B7E279" w14:textId="447821EF" w:rsidR="00473745" w:rsidRDefault="00473745" w:rsidP="00473745">
      <w:pPr>
        <w:pStyle w:val="BodyText"/>
        <w:rPr>
          <w:lang w:val="de-DE"/>
        </w:rPr>
      </w:pPr>
    </w:p>
    <w:p w14:paraId="4FBAAFD4" w14:textId="47F84855" w:rsidR="00473745" w:rsidRDefault="00473745" w:rsidP="00473745">
      <w:pPr>
        <w:pStyle w:val="BodyText"/>
        <w:rPr>
          <w:lang w:val="de-DE"/>
        </w:rPr>
      </w:pPr>
    </w:p>
    <w:p w14:paraId="1AFBC96F" w14:textId="486B7806" w:rsidR="00473745" w:rsidRDefault="00473745" w:rsidP="00473745">
      <w:pPr>
        <w:pStyle w:val="BodyText"/>
        <w:rPr>
          <w:lang w:val="de-DE"/>
        </w:rPr>
      </w:pPr>
    </w:p>
    <w:p w14:paraId="5DE849B5" w14:textId="33608231" w:rsidR="00473745" w:rsidRDefault="00473745" w:rsidP="00473745">
      <w:pPr>
        <w:pStyle w:val="BodyText"/>
        <w:rPr>
          <w:lang w:val="de-DE"/>
        </w:rPr>
      </w:pPr>
    </w:p>
    <w:p w14:paraId="186F58B0" w14:textId="02AA04F9" w:rsidR="00473745" w:rsidRDefault="00473745" w:rsidP="00473745">
      <w:pPr>
        <w:pStyle w:val="BodyText"/>
        <w:rPr>
          <w:lang w:val="de-DE"/>
        </w:rPr>
      </w:pPr>
    </w:p>
    <w:p w14:paraId="4F8D7E4D" w14:textId="76477FC0" w:rsidR="00473745" w:rsidRDefault="00473745" w:rsidP="00473745">
      <w:pPr>
        <w:pStyle w:val="BodyText"/>
        <w:rPr>
          <w:lang w:val="de-DE"/>
        </w:rPr>
      </w:pPr>
    </w:p>
    <w:p w14:paraId="058004B7" w14:textId="61E955A2" w:rsidR="00473745" w:rsidRDefault="00473745" w:rsidP="00473745">
      <w:pPr>
        <w:pStyle w:val="BodyText"/>
        <w:rPr>
          <w:lang w:val="de-DE"/>
        </w:rPr>
      </w:pPr>
    </w:p>
    <w:p w14:paraId="01256A3D" w14:textId="2F290D7E" w:rsidR="00473745" w:rsidRDefault="00473745" w:rsidP="00473745">
      <w:pPr>
        <w:pStyle w:val="BodyText"/>
        <w:rPr>
          <w:lang w:val="de-DE"/>
        </w:rPr>
      </w:pPr>
    </w:p>
    <w:p w14:paraId="4D4CF79D" w14:textId="75127193" w:rsidR="00473745" w:rsidRPr="00473745" w:rsidRDefault="00473745" w:rsidP="00473745">
      <w:pPr>
        <w:pStyle w:val="BodyText"/>
        <w:rPr>
          <w:lang w:val="de-DE"/>
        </w:rPr>
      </w:pPr>
    </w:p>
    <w:p w14:paraId="6A8EBE43" w14:textId="1CECF29C" w:rsidR="00E76818" w:rsidRDefault="00E76818" w:rsidP="00E76818">
      <w:pPr>
        <w:pStyle w:val="Heading2"/>
        <w:rPr>
          <w:lang w:val="de-DE"/>
        </w:rPr>
      </w:pPr>
    </w:p>
    <w:p w14:paraId="2BAE6917" w14:textId="5A75D8F8" w:rsidR="00046857" w:rsidRDefault="00046857" w:rsidP="00046857">
      <w:pPr>
        <w:pStyle w:val="BodyText"/>
        <w:rPr>
          <w:lang w:val="de-DE"/>
        </w:rPr>
      </w:pPr>
      <w:r w:rsidRPr="00046857">
        <w:rPr>
          <w:lang w:val="de-DE"/>
        </w:rPr>
        <w:t xml:space="preserve"> </w:t>
      </w:r>
      <w:r>
        <w:rPr>
          <w:lang w:val="de-DE"/>
        </w:rPr>
        <w:t xml:space="preserve"> </w:t>
      </w:r>
    </w:p>
    <w:p w14:paraId="2C27783D" w14:textId="3EC213D2" w:rsidR="00E76818" w:rsidRPr="00E76818" w:rsidRDefault="00046857" w:rsidP="00E76818">
      <w:pPr>
        <w:pStyle w:val="BodyText"/>
        <w:rPr>
          <w:lang w:val="de-DE"/>
        </w:rPr>
      </w:pPr>
      <w:r>
        <w:rPr>
          <w:lang w:val="de-DE"/>
        </w:rPr>
        <w:lastRenderedPageBreak/>
        <w:t xml:space="preserve">Hier folgen nun die Komponenten Diagramme auf zweiter Ebene: </w:t>
      </w:r>
    </w:p>
    <w:p w14:paraId="46845265" w14:textId="3EE8C503" w:rsidR="00E76818" w:rsidRDefault="00E76818">
      <w:pPr>
        <w:pStyle w:val="Heading2"/>
        <w:rPr>
          <w:lang w:val="de-DE"/>
        </w:rPr>
      </w:pPr>
    </w:p>
    <w:p w14:paraId="575BCA00" w14:textId="274DA9F0" w:rsidR="00E76818" w:rsidRDefault="00046857">
      <w:pPr>
        <w:pStyle w:val="Heading2"/>
        <w:rPr>
          <w:lang w:val="de-DE"/>
        </w:rPr>
      </w:pPr>
      <w:r>
        <w:rPr>
          <w:noProof/>
          <w:lang w:val="de-DE"/>
        </w:rPr>
        <w:drawing>
          <wp:anchor distT="0" distB="0" distL="114300" distR="114300" simplePos="0" relativeHeight="251662336" behindDoc="0" locked="0" layoutInCell="1" allowOverlap="1" wp14:anchorId="02B6FA40" wp14:editId="6E34D201">
            <wp:simplePos x="0" y="0"/>
            <wp:positionH relativeFrom="column">
              <wp:posOffset>-170931</wp:posOffset>
            </wp:positionH>
            <wp:positionV relativeFrom="paragraph">
              <wp:posOffset>210127</wp:posOffset>
            </wp:positionV>
            <wp:extent cx="5943600" cy="4418330"/>
            <wp:effectExtent l="0" t="0" r="0" b="1270"/>
            <wp:wrapNone/>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18330"/>
                    </a:xfrm>
                    <a:prstGeom prst="rect">
                      <a:avLst/>
                    </a:prstGeom>
                  </pic:spPr>
                </pic:pic>
              </a:graphicData>
            </a:graphic>
            <wp14:sizeRelH relativeFrom="page">
              <wp14:pctWidth>0</wp14:pctWidth>
            </wp14:sizeRelH>
            <wp14:sizeRelV relativeFrom="page">
              <wp14:pctHeight>0</wp14:pctHeight>
            </wp14:sizeRelV>
          </wp:anchor>
        </w:drawing>
      </w:r>
    </w:p>
    <w:p w14:paraId="47A318BC" w14:textId="273CB49B" w:rsidR="009224B0" w:rsidRDefault="009224B0">
      <w:pPr>
        <w:pStyle w:val="Heading2"/>
        <w:rPr>
          <w:lang w:val="de-DE"/>
        </w:rPr>
      </w:pPr>
    </w:p>
    <w:p w14:paraId="1F5E197E" w14:textId="2344D7BB" w:rsidR="009224B0" w:rsidRDefault="009224B0">
      <w:pPr>
        <w:pStyle w:val="Heading2"/>
        <w:rPr>
          <w:lang w:val="de-DE"/>
        </w:rPr>
      </w:pPr>
    </w:p>
    <w:p w14:paraId="6945C56A" w14:textId="1D5A46F5" w:rsidR="009224B0" w:rsidRDefault="009224B0">
      <w:pPr>
        <w:pStyle w:val="Heading2"/>
        <w:rPr>
          <w:lang w:val="de-DE"/>
        </w:rPr>
      </w:pPr>
    </w:p>
    <w:p w14:paraId="627969A7" w14:textId="3C8B87DD" w:rsidR="009224B0" w:rsidRDefault="009224B0">
      <w:pPr>
        <w:pStyle w:val="Heading2"/>
        <w:rPr>
          <w:lang w:val="de-DE"/>
        </w:rPr>
      </w:pPr>
    </w:p>
    <w:p w14:paraId="620C5D1F" w14:textId="2311F2F2" w:rsidR="009224B0" w:rsidRDefault="009224B0">
      <w:pPr>
        <w:pStyle w:val="Heading2"/>
        <w:rPr>
          <w:lang w:val="de-DE"/>
        </w:rPr>
      </w:pPr>
    </w:p>
    <w:p w14:paraId="57E769A7" w14:textId="6352DE91" w:rsidR="009224B0" w:rsidRDefault="009224B0" w:rsidP="009224B0">
      <w:pPr>
        <w:pStyle w:val="BodyText"/>
        <w:rPr>
          <w:lang w:val="de-DE"/>
        </w:rPr>
      </w:pPr>
    </w:p>
    <w:p w14:paraId="4CDD2C70" w14:textId="71F7477F" w:rsidR="009224B0" w:rsidRDefault="009224B0" w:rsidP="009224B0">
      <w:pPr>
        <w:pStyle w:val="BodyText"/>
        <w:rPr>
          <w:lang w:val="de-DE"/>
        </w:rPr>
      </w:pPr>
    </w:p>
    <w:p w14:paraId="54E03283" w14:textId="3B968D79" w:rsidR="009224B0" w:rsidRDefault="009224B0" w:rsidP="009224B0">
      <w:pPr>
        <w:pStyle w:val="BodyText"/>
        <w:rPr>
          <w:lang w:val="de-DE"/>
        </w:rPr>
      </w:pPr>
    </w:p>
    <w:p w14:paraId="407ECEBA" w14:textId="0B720214" w:rsidR="009224B0" w:rsidRDefault="009224B0" w:rsidP="009224B0">
      <w:pPr>
        <w:pStyle w:val="BodyText"/>
        <w:rPr>
          <w:lang w:val="de-DE"/>
        </w:rPr>
      </w:pPr>
    </w:p>
    <w:p w14:paraId="76B8EFB0" w14:textId="6C98EB11" w:rsidR="009224B0" w:rsidRDefault="009224B0" w:rsidP="009224B0">
      <w:pPr>
        <w:pStyle w:val="BodyText"/>
        <w:rPr>
          <w:lang w:val="de-DE"/>
        </w:rPr>
      </w:pPr>
    </w:p>
    <w:p w14:paraId="5D7E097B" w14:textId="7A94C130" w:rsidR="009224B0" w:rsidRDefault="009224B0" w:rsidP="009224B0">
      <w:pPr>
        <w:pStyle w:val="BodyText"/>
        <w:rPr>
          <w:lang w:val="de-DE"/>
        </w:rPr>
      </w:pPr>
    </w:p>
    <w:p w14:paraId="48F59AC1" w14:textId="3E0ADD6D" w:rsidR="009224B0" w:rsidRDefault="009224B0" w:rsidP="009224B0">
      <w:pPr>
        <w:pStyle w:val="BodyText"/>
        <w:rPr>
          <w:lang w:val="de-DE"/>
        </w:rPr>
      </w:pPr>
    </w:p>
    <w:p w14:paraId="2BC5589A" w14:textId="33EB43B8" w:rsidR="009224B0" w:rsidRDefault="009224B0" w:rsidP="009224B0">
      <w:pPr>
        <w:pStyle w:val="BodyText"/>
        <w:rPr>
          <w:lang w:val="de-DE"/>
        </w:rPr>
      </w:pPr>
    </w:p>
    <w:p w14:paraId="2143EB2F" w14:textId="41DD83C0" w:rsidR="00473745" w:rsidRDefault="00046857" w:rsidP="009224B0">
      <w:pPr>
        <w:pStyle w:val="BodyText"/>
        <w:rPr>
          <w:lang w:val="de-DE"/>
        </w:rPr>
      </w:pPr>
      <w:r>
        <w:rPr>
          <w:noProof/>
          <w:lang w:val="de-DE"/>
        </w:rPr>
        <w:drawing>
          <wp:anchor distT="0" distB="0" distL="114300" distR="114300" simplePos="0" relativeHeight="251664384" behindDoc="0" locked="0" layoutInCell="1" allowOverlap="1" wp14:anchorId="3C742FA0" wp14:editId="59591564">
            <wp:simplePos x="0" y="0"/>
            <wp:positionH relativeFrom="column">
              <wp:posOffset>-171507</wp:posOffset>
            </wp:positionH>
            <wp:positionV relativeFrom="paragraph">
              <wp:posOffset>219595</wp:posOffset>
            </wp:positionV>
            <wp:extent cx="5943600" cy="3204210"/>
            <wp:effectExtent l="0" t="0" r="0" b="0"/>
            <wp:wrapNone/>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14:sizeRelH relativeFrom="page">
              <wp14:pctWidth>0</wp14:pctWidth>
            </wp14:sizeRelH>
            <wp14:sizeRelV relativeFrom="page">
              <wp14:pctHeight>0</wp14:pctHeight>
            </wp14:sizeRelV>
          </wp:anchor>
        </w:drawing>
      </w:r>
    </w:p>
    <w:p w14:paraId="1DC7D56E" w14:textId="6F223B4D" w:rsidR="00473745" w:rsidRDefault="00473745" w:rsidP="009224B0">
      <w:pPr>
        <w:pStyle w:val="BodyText"/>
        <w:rPr>
          <w:lang w:val="de-DE"/>
        </w:rPr>
      </w:pPr>
    </w:p>
    <w:p w14:paraId="2100D188" w14:textId="1BF817FB" w:rsidR="00473745" w:rsidRDefault="00473745" w:rsidP="009224B0">
      <w:pPr>
        <w:pStyle w:val="BodyText"/>
        <w:rPr>
          <w:lang w:val="de-DE"/>
        </w:rPr>
      </w:pPr>
    </w:p>
    <w:p w14:paraId="5432B4B8" w14:textId="375BCCB7" w:rsidR="00473745" w:rsidRDefault="00473745" w:rsidP="009224B0">
      <w:pPr>
        <w:pStyle w:val="BodyText"/>
        <w:rPr>
          <w:lang w:val="de-DE"/>
        </w:rPr>
      </w:pPr>
    </w:p>
    <w:p w14:paraId="4F9D1ABA" w14:textId="0E998B16" w:rsidR="00473745" w:rsidRDefault="00473745" w:rsidP="009224B0">
      <w:pPr>
        <w:pStyle w:val="BodyText"/>
        <w:rPr>
          <w:lang w:val="de-DE"/>
        </w:rPr>
      </w:pPr>
    </w:p>
    <w:p w14:paraId="6C1F47D4" w14:textId="42BF3B61" w:rsidR="00473745" w:rsidRDefault="00473745" w:rsidP="009224B0">
      <w:pPr>
        <w:pStyle w:val="BodyText"/>
        <w:rPr>
          <w:lang w:val="de-DE"/>
        </w:rPr>
      </w:pPr>
    </w:p>
    <w:p w14:paraId="1057B6B8" w14:textId="10AFA16D" w:rsidR="00473745" w:rsidRDefault="00473745" w:rsidP="009224B0">
      <w:pPr>
        <w:pStyle w:val="BodyText"/>
        <w:rPr>
          <w:lang w:val="de-DE"/>
        </w:rPr>
      </w:pPr>
    </w:p>
    <w:p w14:paraId="56936A58" w14:textId="6E4C580F" w:rsidR="00473745" w:rsidRDefault="00473745" w:rsidP="009224B0">
      <w:pPr>
        <w:pStyle w:val="BodyText"/>
        <w:rPr>
          <w:lang w:val="de-DE"/>
        </w:rPr>
      </w:pPr>
    </w:p>
    <w:p w14:paraId="36E02B66" w14:textId="74C06EFC" w:rsidR="00473745" w:rsidRDefault="00473745" w:rsidP="009224B0">
      <w:pPr>
        <w:pStyle w:val="BodyText"/>
        <w:rPr>
          <w:lang w:val="de-DE"/>
        </w:rPr>
      </w:pPr>
    </w:p>
    <w:p w14:paraId="481DEEF0" w14:textId="3F644A79" w:rsidR="00473745" w:rsidRDefault="00473745" w:rsidP="009224B0">
      <w:pPr>
        <w:pStyle w:val="BodyText"/>
        <w:rPr>
          <w:lang w:val="de-DE"/>
        </w:rPr>
      </w:pPr>
    </w:p>
    <w:p w14:paraId="0589E345" w14:textId="1356C2B1" w:rsidR="00473745" w:rsidRDefault="00473745" w:rsidP="009224B0">
      <w:pPr>
        <w:pStyle w:val="BodyText"/>
        <w:rPr>
          <w:lang w:val="de-DE"/>
        </w:rPr>
      </w:pPr>
    </w:p>
    <w:p w14:paraId="611B8010" w14:textId="27833535" w:rsidR="00473745" w:rsidRDefault="00473745" w:rsidP="009224B0">
      <w:pPr>
        <w:pStyle w:val="BodyText"/>
        <w:rPr>
          <w:lang w:val="de-DE"/>
        </w:rPr>
      </w:pPr>
    </w:p>
    <w:p w14:paraId="417CE02E" w14:textId="11D76B90" w:rsidR="00473745" w:rsidRDefault="00473745" w:rsidP="009224B0">
      <w:pPr>
        <w:pStyle w:val="BodyText"/>
        <w:rPr>
          <w:lang w:val="de-DE"/>
        </w:rPr>
      </w:pPr>
    </w:p>
    <w:p w14:paraId="1E663C72" w14:textId="782B4BFA" w:rsidR="00473745" w:rsidRDefault="00473745" w:rsidP="009224B0">
      <w:pPr>
        <w:pStyle w:val="BodyText"/>
        <w:rPr>
          <w:lang w:val="de-DE"/>
        </w:rPr>
      </w:pPr>
    </w:p>
    <w:p w14:paraId="7F52A8B3" w14:textId="2B1720CA" w:rsidR="00473745" w:rsidRDefault="00473745" w:rsidP="009224B0">
      <w:pPr>
        <w:pStyle w:val="BodyText"/>
        <w:rPr>
          <w:lang w:val="de-DE"/>
        </w:rPr>
      </w:pPr>
    </w:p>
    <w:p w14:paraId="3914E970" w14:textId="4359483A" w:rsidR="00473745" w:rsidRDefault="00473745" w:rsidP="009224B0">
      <w:pPr>
        <w:pStyle w:val="BodyText"/>
        <w:rPr>
          <w:lang w:val="de-DE"/>
        </w:rPr>
      </w:pPr>
    </w:p>
    <w:p w14:paraId="72F0BCC1" w14:textId="300EA218" w:rsidR="00473745" w:rsidRDefault="00046857" w:rsidP="009224B0">
      <w:pPr>
        <w:pStyle w:val="BodyText"/>
        <w:rPr>
          <w:lang w:val="de-DE"/>
        </w:rPr>
      </w:pPr>
      <w:r>
        <w:rPr>
          <w:noProof/>
          <w:lang w:val="de-DE"/>
        </w:rPr>
        <w:drawing>
          <wp:anchor distT="0" distB="0" distL="114300" distR="114300" simplePos="0" relativeHeight="251665408" behindDoc="0" locked="0" layoutInCell="1" allowOverlap="1" wp14:anchorId="58779AD9" wp14:editId="05BBEAE4">
            <wp:simplePos x="0" y="0"/>
            <wp:positionH relativeFrom="column">
              <wp:posOffset>-605790</wp:posOffset>
            </wp:positionH>
            <wp:positionV relativeFrom="paragraph">
              <wp:posOffset>187094</wp:posOffset>
            </wp:positionV>
            <wp:extent cx="7027523" cy="4983835"/>
            <wp:effectExtent l="0" t="0" r="0" b="0"/>
            <wp:wrapNone/>
            <wp:docPr id="108" name="Picture 10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27523" cy="4983835"/>
                    </a:xfrm>
                    <a:prstGeom prst="rect">
                      <a:avLst/>
                    </a:prstGeom>
                  </pic:spPr>
                </pic:pic>
              </a:graphicData>
            </a:graphic>
            <wp14:sizeRelH relativeFrom="page">
              <wp14:pctWidth>0</wp14:pctWidth>
            </wp14:sizeRelH>
            <wp14:sizeRelV relativeFrom="page">
              <wp14:pctHeight>0</wp14:pctHeight>
            </wp14:sizeRelV>
          </wp:anchor>
        </w:drawing>
      </w:r>
    </w:p>
    <w:p w14:paraId="7133C146" w14:textId="698A7F48" w:rsidR="00473745" w:rsidRDefault="00473745" w:rsidP="009224B0">
      <w:pPr>
        <w:pStyle w:val="BodyText"/>
        <w:rPr>
          <w:lang w:val="de-DE"/>
        </w:rPr>
      </w:pPr>
    </w:p>
    <w:p w14:paraId="0141D9E2" w14:textId="565055B8" w:rsidR="00473745" w:rsidRDefault="00473745" w:rsidP="009224B0">
      <w:pPr>
        <w:pStyle w:val="BodyText"/>
        <w:rPr>
          <w:lang w:val="de-DE"/>
        </w:rPr>
      </w:pPr>
    </w:p>
    <w:p w14:paraId="62F54A89" w14:textId="77395524" w:rsidR="00473745" w:rsidRDefault="00473745" w:rsidP="009224B0">
      <w:pPr>
        <w:pStyle w:val="BodyText"/>
        <w:rPr>
          <w:lang w:val="de-DE"/>
        </w:rPr>
      </w:pPr>
    </w:p>
    <w:p w14:paraId="6D842B14" w14:textId="027598C7" w:rsidR="00473745" w:rsidRDefault="00473745" w:rsidP="009224B0">
      <w:pPr>
        <w:pStyle w:val="BodyText"/>
        <w:rPr>
          <w:lang w:val="de-DE"/>
        </w:rPr>
      </w:pPr>
    </w:p>
    <w:p w14:paraId="7472BD2B" w14:textId="70D00146" w:rsidR="00473745" w:rsidRDefault="00473745" w:rsidP="009224B0">
      <w:pPr>
        <w:pStyle w:val="BodyText"/>
        <w:rPr>
          <w:lang w:val="de-DE"/>
        </w:rPr>
      </w:pPr>
    </w:p>
    <w:p w14:paraId="76CDC580" w14:textId="4F1EAF11" w:rsidR="00473745" w:rsidRDefault="00473745" w:rsidP="009224B0">
      <w:pPr>
        <w:pStyle w:val="BodyText"/>
        <w:rPr>
          <w:lang w:val="de-DE"/>
        </w:rPr>
      </w:pPr>
    </w:p>
    <w:p w14:paraId="672F0AD8" w14:textId="12C00159" w:rsidR="00473745" w:rsidRDefault="00473745" w:rsidP="009224B0">
      <w:pPr>
        <w:pStyle w:val="BodyText"/>
        <w:rPr>
          <w:lang w:val="de-DE"/>
        </w:rPr>
      </w:pPr>
    </w:p>
    <w:p w14:paraId="6B0076FD" w14:textId="0BE1C8F1" w:rsidR="00473745" w:rsidRDefault="00473745" w:rsidP="009224B0">
      <w:pPr>
        <w:pStyle w:val="BodyText"/>
        <w:rPr>
          <w:lang w:val="de-DE"/>
        </w:rPr>
      </w:pPr>
    </w:p>
    <w:p w14:paraId="6FE670EF" w14:textId="7687612E" w:rsidR="00473745" w:rsidRDefault="00473745" w:rsidP="009224B0">
      <w:pPr>
        <w:pStyle w:val="BodyText"/>
        <w:rPr>
          <w:lang w:val="de-DE"/>
        </w:rPr>
      </w:pPr>
    </w:p>
    <w:p w14:paraId="42A81254" w14:textId="44D3FAA8" w:rsidR="00473745" w:rsidRDefault="00473745" w:rsidP="009224B0">
      <w:pPr>
        <w:pStyle w:val="BodyText"/>
        <w:rPr>
          <w:lang w:val="de-DE"/>
        </w:rPr>
      </w:pPr>
    </w:p>
    <w:p w14:paraId="1343C637" w14:textId="2A17F4E3" w:rsidR="00473745" w:rsidRDefault="00473745" w:rsidP="009224B0">
      <w:pPr>
        <w:pStyle w:val="BodyText"/>
        <w:rPr>
          <w:lang w:val="de-DE"/>
        </w:rPr>
      </w:pPr>
    </w:p>
    <w:p w14:paraId="741A7830" w14:textId="3681AD78" w:rsidR="00473745" w:rsidRDefault="00473745" w:rsidP="009224B0">
      <w:pPr>
        <w:pStyle w:val="BodyText"/>
        <w:rPr>
          <w:lang w:val="de-DE"/>
        </w:rPr>
      </w:pPr>
    </w:p>
    <w:p w14:paraId="27E89AF4" w14:textId="218D4B9F" w:rsidR="00473745" w:rsidRDefault="00473745" w:rsidP="009224B0">
      <w:pPr>
        <w:pStyle w:val="BodyText"/>
        <w:rPr>
          <w:lang w:val="de-DE"/>
        </w:rPr>
      </w:pPr>
    </w:p>
    <w:p w14:paraId="449AE974" w14:textId="05FAE70D" w:rsidR="00473745" w:rsidRDefault="00473745" w:rsidP="009224B0">
      <w:pPr>
        <w:pStyle w:val="BodyText"/>
        <w:rPr>
          <w:lang w:val="de-DE"/>
        </w:rPr>
      </w:pPr>
    </w:p>
    <w:p w14:paraId="057EA462" w14:textId="66750217" w:rsidR="00473745" w:rsidRDefault="00473745" w:rsidP="009224B0">
      <w:pPr>
        <w:pStyle w:val="BodyText"/>
        <w:rPr>
          <w:lang w:val="de-DE"/>
        </w:rPr>
      </w:pPr>
    </w:p>
    <w:p w14:paraId="31DE18EE" w14:textId="20A1ADC2" w:rsidR="00473745" w:rsidRDefault="00473745" w:rsidP="009224B0">
      <w:pPr>
        <w:pStyle w:val="BodyText"/>
        <w:rPr>
          <w:lang w:val="de-DE"/>
        </w:rPr>
      </w:pPr>
    </w:p>
    <w:p w14:paraId="7593A35F" w14:textId="3BEF60AF" w:rsidR="00046857" w:rsidRDefault="00046857" w:rsidP="009224B0">
      <w:pPr>
        <w:pStyle w:val="BodyText"/>
        <w:rPr>
          <w:lang w:val="de-DE"/>
        </w:rPr>
      </w:pPr>
    </w:p>
    <w:p w14:paraId="695CE613" w14:textId="2BF35234" w:rsidR="00046857" w:rsidRDefault="00046857" w:rsidP="009224B0">
      <w:pPr>
        <w:pStyle w:val="BodyText"/>
        <w:rPr>
          <w:lang w:val="de-DE"/>
        </w:rPr>
      </w:pPr>
    </w:p>
    <w:p w14:paraId="30A54C90" w14:textId="50770894" w:rsidR="00046857" w:rsidRDefault="00046857" w:rsidP="009224B0">
      <w:pPr>
        <w:pStyle w:val="BodyText"/>
        <w:rPr>
          <w:lang w:val="de-DE"/>
        </w:rPr>
      </w:pPr>
    </w:p>
    <w:p w14:paraId="0190EE8F" w14:textId="50AF1BE6" w:rsidR="00046857" w:rsidRDefault="00046857" w:rsidP="009224B0">
      <w:pPr>
        <w:pStyle w:val="BodyText"/>
        <w:rPr>
          <w:lang w:val="de-DE"/>
        </w:rPr>
      </w:pPr>
    </w:p>
    <w:p w14:paraId="68CE184D" w14:textId="77777777" w:rsidR="00046857" w:rsidRDefault="00046857" w:rsidP="009224B0">
      <w:pPr>
        <w:pStyle w:val="BodyText"/>
        <w:rPr>
          <w:lang w:val="de-DE"/>
        </w:rPr>
      </w:pPr>
    </w:p>
    <w:p w14:paraId="31CBBCCC" w14:textId="7016BD44" w:rsidR="00473745" w:rsidRDefault="00473745" w:rsidP="009224B0">
      <w:pPr>
        <w:pStyle w:val="BodyText"/>
        <w:rPr>
          <w:lang w:val="de-DE"/>
        </w:rPr>
      </w:pPr>
    </w:p>
    <w:p w14:paraId="3367CDC5" w14:textId="6DF96DCF" w:rsidR="00473745" w:rsidRDefault="00473745" w:rsidP="009224B0">
      <w:pPr>
        <w:pStyle w:val="BodyText"/>
        <w:rPr>
          <w:lang w:val="de-DE"/>
        </w:rPr>
      </w:pPr>
      <w:r>
        <w:rPr>
          <w:lang w:val="de-DE"/>
        </w:rPr>
        <w:lastRenderedPageBreak/>
        <w:t xml:space="preserve">Nun Folgen unsere Klassediagramme: </w:t>
      </w:r>
    </w:p>
    <w:p w14:paraId="217C4223" w14:textId="14F69497" w:rsidR="000E05BF" w:rsidRDefault="000E05BF" w:rsidP="000E05BF">
      <w:pPr>
        <w:pStyle w:val="BodyText"/>
        <w:tabs>
          <w:tab w:val="left" w:pos="1590"/>
        </w:tabs>
        <w:rPr>
          <w:lang w:val="de-DE"/>
        </w:rPr>
      </w:pPr>
      <w:r>
        <w:rPr>
          <w:noProof/>
          <w:lang w:val="de-DE"/>
        </w:rPr>
        <mc:AlternateContent>
          <mc:Choice Requires="wps">
            <w:drawing>
              <wp:anchor distT="0" distB="0" distL="114300" distR="114300" simplePos="0" relativeHeight="251657215" behindDoc="1" locked="0" layoutInCell="1" allowOverlap="1" wp14:anchorId="1BDF9692" wp14:editId="48DFB34A">
                <wp:simplePos x="0" y="0"/>
                <wp:positionH relativeFrom="column">
                  <wp:posOffset>580707</wp:posOffset>
                </wp:positionH>
                <wp:positionV relativeFrom="paragraph">
                  <wp:posOffset>107315</wp:posOffset>
                </wp:positionV>
                <wp:extent cx="657225" cy="252413"/>
                <wp:effectExtent l="50800" t="25400" r="66675" b="78105"/>
                <wp:wrapNone/>
                <wp:docPr id="121" name="Rounded Rectangle 121"/>
                <wp:cNvGraphicFramePr/>
                <a:graphic xmlns:a="http://schemas.openxmlformats.org/drawingml/2006/main">
                  <a:graphicData uri="http://schemas.microsoft.com/office/word/2010/wordprocessingShape">
                    <wps:wsp>
                      <wps:cNvSpPr/>
                      <wps:spPr>
                        <a:xfrm>
                          <a:off x="0" y="0"/>
                          <a:ext cx="657225" cy="252413"/>
                        </a:xfrm>
                        <a:prstGeom prst="roundRect">
                          <a:avLst/>
                        </a:prstGeom>
                        <a:noFill/>
                        <a:ln w="63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5BE8F07" w14:textId="2709851B" w:rsidR="000E05BF" w:rsidRPr="000E05BF" w:rsidRDefault="000E05BF" w:rsidP="000E05BF">
                            <w:pPr>
                              <w:jc w:val="center"/>
                              <w:rPr>
                                <w:rFonts w:asciiTheme="majorHAnsi" w:hAnsiTheme="majorHAnsi" w:cstheme="majorHAnsi"/>
                                <w:color w:val="000000" w:themeColor="text1"/>
                                <w:sz w:val="16"/>
                                <w:szCs w:val="16"/>
                              </w:rPr>
                            </w:pPr>
                            <w:r w:rsidRPr="000E05BF">
                              <w:rPr>
                                <w:rFonts w:asciiTheme="majorHAnsi" w:hAnsiTheme="majorHAnsi" w:cstheme="majorHAnsi"/>
                                <w:color w:val="000000" w:themeColor="text1"/>
                                <w:sz w:val="16"/>
                                <w:szCs w:val="16"/>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DF9692" id="Rounded Rectangle 121" o:spid="_x0000_s1026" style="position:absolute;margin-left:45.7pt;margin-top:8.45pt;width:51.75pt;height:19.9pt;z-index:-25165926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" filled="f" strokecolor="black [3213]" strokeweight=".5pt">
                <v:shadow on="t" color="black" opacity="22937f" origin=",.5" offset="0,.63889mm"/>
                <v:textbox>
                  <w:txbxContent>
                    <w:p w14:paraId="45BE8F07" w14:textId="2709851B" w:rsidR="000E05BF" w:rsidRPr="000E05BF" w:rsidRDefault="000E05BF" w:rsidP="000E05BF">
                      <w:pPr>
                        <w:jc w:val="center"/>
                        <w:rPr>
                          <w:rFonts w:asciiTheme="majorHAnsi" w:hAnsiTheme="majorHAnsi" w:cstheme="majorHAnsi"/>
                          <w:color w:val="000000" w:themeColor="text1"/>
                          <w:sz w:val="16"/>
                          <w:szCs w:val="16"/>
                        </w:rPr>
                      </w:pPr>
                      <w:r w:rsidRPr="000E05BF">
                        <w:rPr>
                          <w:rFonts w:asciiTheme="majorHAnsi" w:hAnsiTheme="majorHAnsi" w:cstheme="majorHAnsi"/>
                          <w:color w:val="000000" w:themeColor="text1"/>
                          <w:sz w:val="16"/>
                          <w:szCs w:val="16"/>
                        </w:rPr>
                        <w:t>View</w:t>
                      </w:r>
                    </w:p>
                  </w:txbxContent>
                </v:textbox>
              </v:roundrect>
            </w:pict>
          </mc:Fallback>
        </mc:AlternateContent>
      </w:r>
      <w:r>
        <w:rPr>
          <w:lang w:val="de-DE"/>
        </w:rPr>
        <w:tab/>
      </w:r>
    </w:p>
    <w:p w14:paraId="31CAC99D" w14:textId="4F403DD4" w:rsidR="00473745" w:rsidRDefault="000E05BF" w:rsidP="009224B0">
      <w:pPr>
        <w:pStyle w:val="BodyText"/>
        <w:rPr>
          <w:lang w:val="de-DE"/>
        </w:rPr>
      </w:pPr>
      <w:r>
        <w:rPr>
          <w:noProof/>
          <w:lang w:val="de-DE"/>
        </w:rPr>
        <w:drawing>
          <wp:inline distT="0" distB="0" distL="0" distR="0" wp14:anchorId="6E90D770" wp14:editId="7AF5FA3C">
            <wp:extent cx="4450080" cy="3635183"/>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8456" cy="3658363"/>
                    </a:xfrm>
                    <a:prstGeom prst="rect">
                      <a:avLst/>
                    </a:prstGeom>
                  </pic:spPr>
                </pic:pic>
              </a:graphicData>
            </a:graphic>
          </wp:inline>
        </w:drawing>
      </w:r>
    </w:p>
    <w:p w14:paraId="0CD079CA" w14:textId="27862D31" w:rsidR="00473745" w:rsidRDefault="000E05BF" w:rsidP="009224B0">
      <w:pPr>
        <w:pStyle w:val="BodyText"/>
        <w:rPr>
          <w:lang w:val="de-DE"/>
        </w:rPr>
      </w:pPr>
      <w:r>
        <w:rPr>
          <w:noProof/>
          <w:lang w:val="de-DE"/>
        </w:rPr>
        <w:drawing>
          <wp:inline distT="0" distB="0" distL="0" distR="0" wp14:anchorId="61807369" wp14:editId="1EE2B0EA">
            <wp:extent cx="4450080" cy="3881459"/>
            <wp:effectExtent l="0" t="0" r="0" b="5080"/>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76169" cy="3904214"/>
                    </a:xfrm>
                    <a:prstGeom prst="rect">
                      <a:avLst/>
                    </a:prstGeom>
                  </pic:spPr>
                </pic:pic>
              </a:graphicData>
            </a:graphic>
          </wp:inline>
        </w:drawing>
      </w:r>
    </w:p>
    <w:p w14:paraId="1C24D102" w14:textId="4B72FBBD" w:rsidR="00473745" w:rsidRDefault="00473745" w:rsidP="009224B0">
      <w:pPr>
        <w:pStyle w:val="BodyText"/>
        <w:rPr>
          <w:lang w:val="de-DE"/>
        </w:rPr>
      </w:pPr>
    </w:p>
    <w:p w14:paraId="15305C7A" w14:textId="7D5ACB9A" w:rsidR="00473745" w:rsidRDefault="000E05BF" w:rsidP="009224B0">
      <w:pPr>
        <w:pStyle w:val="BodyText"/>
        <w:rPr>
          <w:lang w:val="de-DE"/>
        </w:rPr>
      </w:pPr>
      <w:r>
        <w:rPr>
          <w:noProof/>
          <w:lang w:val="de-DE"/>
        </w:rPr>
        <w:drawing>
          <wp:inline distT="0" distB="0" distL="0" distR="0" wp14:anchorId="1F41BF5E" wp14:editId="3AD113FC">
            <wp:extent cx="5379720" cy="3064601"/>
            <wp:effectExtent l="0" t="0" r="508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2272" cy="3071751"/>
                    </a:xfrm>
                    <a:prstGeom prst="rect">
                      <a:avLst/>
                    </a:prstGeom>
                  </pic:spPr>
                </pic:pic>
              </a:graphicData>
            </a:graphic>
          </wp:inline>
        </w:drawing>
      </w:r>
    </w:p>
    <w:p w14:paraId="0A6D44F5" w14:textId="4E11519E" w:rsidR="00473745" w:rsidRDefault="000E05BF" w:rsidP="009224B0">
      <w:pPr>
        <w:pStyle w:val="BodyText"/>
        <w:rPr>
          <w:lang w:val="de-DE"/>
        </w:rPr>
      </w:pPr>
      <w:r>
        <w:rPr>
          <w:noProof/>
          <w:lang w:val="de-DE"/>
        </w:rPr>
        <w:drawing>
          <wp:inline distT="0" distB="0" distL="0" distR="0" wp14:anchorId="09750686" wp14:editId="139D1F0A">
            <wp:extent cx="5379720" cy="4035940"/>
            <wp:effectExtent l="0" t="0" r="5080" b="3175"/>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8678" cy="4050163"/>
                    </a:xfrm>
                    <a:prstGeom prst="rect">
                      <a:avLst/>
                    </a:prstGeom>
                  </pic:spPr>
                </pic:pic>
              </a:graphicData>
            </a:graphic>
          </wp:inline>
        </w:drawing>
      </w:r>
    </w:p>
    <w:p w14:paraId="67D031BC" w14:textId="3910E412" w:rsidR="00473745" w:rsidRDefault="00473745" w:rsidP="009224B0">
      <w:pPr>
        <w:pStyle w:val="BodyText"/>
        <w:rPr>
          <w:lang w:val="de-DE"/>
        </w:rPr>
      </w:pPr>
    </w:p>
    <w:p w14:paraId="580A5A28" w14:textId="2031A5A5" w:rsidR="00473745" w:rsidRDefault="00473745" w:rsidP="009224B0">
      <w:pPr>
        <w:pStyle w:val="BodyText"/>
        <w:rPr>
          <w:lang w:val="de-DE"/>
        </w:rPr>
      </w:pPr>
    </w:p>
    <w:p w14:paraId="2BAC811C" w14:textId="0D95990A" w:rsidR="00473745" w:rsidRDefault="00473745" w:rsidP="009224B0">
      <w:pPr>
        <w:pStyle w:val="BodyText"/>
        <w:rPr>
          <w:lang w:val="de-DE"/>
        </w:rPr>
      </w:pPr>
    </w:p>
    <w:p w14:paraId="3F1CDCB7" w14:textId="6F99A6CB" w:rsidR="00EE24F7" w:rsidRDefault="00EE24F7" w:rsidP="009224B0">
      <w:pPr>
        <w:pStyle w:val="BodyText"/>
        <w:rPr>
          <w:lang w:val="de-DE"/>
        </w:rPr>
      </w:pPr>
      <w:r>
        <w:rPr>
          <w:noProof/>
          <w:lang w:val="de-DE"/>
        </w:rPr>
        <w:drawing>
          <wp:inline distT="0" distB="0" distL="0" distR="0" wp14:anchorId="74A0B35A" wp14:editId="7F17EA91">
            <wp:extent cx="3942080" cy="3841422"/>
            <wp:effectExtent l="0" t="0" r="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82860" cy="3881161"/>
                    </a:xfrm>
                    <a:prstGeom prst="rect">
                      <a:avLst/>
                    </a:prstGeom>
                  </pic:spPr>
                </pic:pic>
              </a:graphicData>
            </a:graphic>
          </wp:inline>
        </w:drawing>
      </w:r>
    </w:p>
    <w:p w14:paraId="71B216CA" w14:textId="58212BE8" w:rsidR="00EE24F7" w:rsidRDefault="00EE24F7" w:rsidP="009224B0">
      <w:pPr>
        <w:pStyle w:val="BodyText"/>
        <w:rPr>
          <w:lang w:val="de-DE"/>
        </w:rPr>
      </w:pPr>
    </w:p>
    <w:p w14:paraId="0B9E4C1C" w14:textId="52DA8611" w:rsidR="00EE24F7" w:rsidRDefault="00EE24F7" w:rsidP="009224B0">
      <w:pPr>
        <w:pStyle w:val="BodyText"/>
        <w:rPr>
          <w:lang w:val="de-DE"/>
        </w:rPr>
      </w:pPr>
    </w:p>
    <w:p w14:paraId="24562759" w14:textId="3AB04E10" w:rsidR="00EE24F7" w:rsidRDefault="00EE24F7" w:rsidP="009224B0">
      <w:pPr>
        <w:pStyle w:val="BodyText"/>
        <w:rPr>
          <w:lang w:val="de-DE"/>
        </w:rPr>
      </w:pPr>
      <w:r>
        <w:rPr>
          <w:noProof/>
          <w:lang w:val="de-DE"/>
        </w:rPr>
        <w:drawing>
          <wp:inline distT="0" distB="0" distL="0" distR="0" wp14:anchorId="18AF8518" wp14:editId="308AC98C">
            <wp:extent cx="4064000" cy="3360615"/>
            <wp:effectExtent l="0" t="0" r="0" b="508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87130" cy="3379742"/>
                    </a:xfrm>
                    <a:prstGeom prst="rect">
                      <a:avLst/>
                    </a:prstGeom>
                  </pic:spPr>
                </pic:pic>
              </a:graphicData>
            </a:graphic>
          </wp:inline>
        </w:drawing>
      </w:r>
    </w:p>
    <w:p w14:paraId="1023EFCF" w14:textId="1CB6E119" w:rsidR="00EE24F7" w:rsidRDefault="00EE24F7" w:rsidP="009224B0">
      <w:pPr>
        <w:pStyle w:val="BodyText"/>
        <w:rPr>
          <w:lang w:val="de-DE"/>
        </w:rPr>
      </w:pPr>
      <w:r>
        <w:rPr>
          <w:noProof/>
          <w:lang w:val="de-DE"/>
        </w:rPr>
        <w:lastRenderedPageBreak/>
        <w:drawing>
          <wp:inline distT="0" distB="0" distL="0" distR="0" wp14:anchorId="2EE63C99" wp14:editId="62CB9D8E">
            <wp:extent cx="3082413" cy="4045340"/>
            <wp:effectExtent l="0" t="0" r="3810" b="6350"/>
            <wp:docPr id="133" name="Picture 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44970" cy="4127440"/>
                    </a:xfrm>
                    <a:prstGeom prst="rect">
                      <a:avLst/>
                    </a:prstGeom>
                  </pic:spPr>
                </pic:pic>
              </a:graphicData>
            </a:graphic>
          </wp:inline>
        </w:drawing>
      </w:r>
    </w:p>
    <w:p w14:paraId="7D414F29" w14:textId="09B871E0" w:rsidR="00EE24F7" w:rsidRDefault="00EE24F7" w:rsidP="009224B0">
      <w:pPr>
        <w:pStyle w:val="BodyText"/>
        <w:rPr>
          <w:lang w:val="de-DE"/>
        </w:rPr>
      </w:pPr>
      <w:r>
        <w:rPr>
          <w:noProof/>
          <w:lang w:val="de-DE"/>
        </w:rPr>
        <w:drawing>
          <wp:inline distT="0" distB="0" distL="0" distR="0" wp14:anchorId="03F5547A" wp14:editId="30EBC54F">
            <wp:extent cx="3795973" cy="3746090"/>
            <wp:effectExtent l="0" t="0" r="1905" b="635"/>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66031" cy="3815227"/>
                    </a:xfrm>
                    <a:prstGeom prst="rect">
                      <a:avLst/>
                    </a:prstGeom>
                  </pic:spPr>
                </pic:pic>
              </a:graphicData>
            </a:graphic>
          </wp:inline>
        </w:drawing>
      </w:r>
    </w:p>
    <w:p w14:paraId="497BE47C" w14:textId="153E03D3" w:rsidR="00EE24F7" w:rsidRDefault="00EE24F7" w:rsidP="009224B0">
      <w:pPr>
        <w:pStyle w:val="BodyText"/>
        <w:rPr>
          <w:lang w:val="de-DE"/>
        </w:rPr>
      </w:pPr>
    </w:p>
    <w:p w14:paraId="681452C7" w14:textId="1B0C7221" w:rsidR="00EE24F7" w:rsidRDefault="00EE24F7" w:rsidP="009224B0">
      <w:pPr>
        <w:pStyle w:val="BodyText"/>
        <w:rPr>
          <w:lang w:val="de-DE"/>
        </w:rPr>
      </w:pPr>
      <w:r>
        <w:rPr>
          <w:noProof/>
          <w:lang w:val="de-DE"/>
        </w:rPr>
        <w:lastRenderedPageBreak/>
        <w:drawing>
          <wp:inline distT="0" distB="0" distL="0" distR="0" wp14:anchorId="478316F5" wp14:editId="66E3CDCF">
            <wp:extent cx="4182256" cy="3934270"/>
            <wp:effectExtent l="0" t="0" r="0" b="3175"/>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85615" cy="4031500"/>
                    </a:xfrm>
                    <a:prstGeom prst="rect">
                      <a:avLst/>
                    </a:prstGeom>
                  </pic:spPr>
                </pic:pic>
              </a:graphicData>
            </a:graphic>
          </wp:inline>
        </w:drawing>
      </w:r>
    </w:p>
    <w:p w14:paraId="39110010" w14:textId="11F832F0" w:rsidR="00EE24F7" w:rsidRDefault="00EE24F7" w:rsidP="009224B0">
      <w:pPr>
        <w:pStyle w:val="BodyText"/>
        <w:rPr>
          <w:lang w:val="de-DE"/>
        </w:rPr>
      </w:pPr>
      <w:r>
        <w:rPr>
          <w:noProof/>
          <w:lang w:val="de-DE"/>
        </w:rPr>
        <w:drawing>
          <wp:inline distT="0" distB="0" distL="0" distR="0" wp14:anchorId="79C6D569" wp14:editId="5489289A">
            <wp:extent cx="4374716" cy="4137285"/>
            <wp:effectExtent l="0" t="0" r="0" b="3175"/>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05168" cy="4166084"/>
                    </a:xfrm>
                    <a:prstGeom prst="rect">
                      <a:avLst/>
                    </a:prstGeom>
                  </pic:spPr>
                </pic:pic>
              </a:graphicData>
            </a:graphic>
          </wp:inline>
        </w:drawing>
      </w:r>
    </w:p>
    <w:p w14:paraId="361DD990" w14:textId="086EACDF" w:rsidR="00825C99" w:rsidRDefault="00CC29B6" w:rsidP="00EE24F7">
      <w:pPr>
        <w:pStyle w:val="Heading1"/>
        <w:rPr>
          <w:lang w:val="de-DE"/>
        </w:rPr>
      </w:pPr>
      <w:bookmarkStart w:id="19" w:name="section-runtime-view"/>
      <w:bookmarkEnd w:id="17"/>
      <w:bookmarkEnd w:id="18"/>
      <w:r w:rsidRPr="00C8116B">
        <w:rPr>
          <w:lang w:val="de-DE"/>
        </w:rPr>
        <w:lastRenderedPageBreak/>
        <w:t>Laufzeitsicht</w:t>
      </w:r>
      <w:bookmarkStart w:id="20" w:name="Xc82387836e2780988745a8c73cc2c3f9f717023"/>
    </w:p>
    <w:p w14:paraId="24F16E3B" w14:textId="3AC24907" w:rsidR="00EE24F7" w:rsidRDefault="00EE24F7" w:rsidP="00EE24F7">
      <w:pPr>
        <w:pStyle w:val="BodyText"/>
        <w:rPr>
          <w:lang w:val="de-DE"/>
        </w:rPr>
      </w:pPr>
      <w:r>
        <w:rPr>
          <w:lang w:val="de-DE"/>
        </w:rPr>
        <w:t xml:space="preserve">In diesem </w:t>
      </w:r>
      <w:r w:rsidR="00CC1781">
        <w:rPr>
          <w:lang w:val="de-DE"/>
        </w:rPr>
        <w:t>Kapitel</w:t>
      </w:r>
      <w:r>
        <w:rPr>
          <w:lang w:val="de-DE"/>
        </w:rPr>
        <w:t xml:space="preserve"> beschreiben wir, was in der Tron </w:t>
      </w:r>
      <w:proofErr w:type="spellStart"/>
      <w:r>
        <w:rPr>
          <w:lang w:val="de-DE"/>
        </w:rPr>
        <w:t>Standalone</w:t>
      </w:r>
      <w:proofErr w:type="spellEnd"/>
      <w:r>
        <w:rPr>
          <w:lang w:val="de-DE"/>
        </w:rPr>
        <w:t xml:space="preserve"> </w:t>
      </w:r>
      <w:r w:rsidR="00CC1781">
        <w:rPr>
          <w:lang w:val="de-DE"/>
        </w:rPr>
        <w:t>Applikation</w:t>
      </w:r>
      <w:r>
        <w:rPr>
          <w:lang w:val="de-DE"/>
        </w:rPr>
        <w:t xml:space="preserve"> </w:t>
      </w:r>
      <w:r w:rsidR="00CC1781">
        <w:rPr>
          <w:lang w:val="de-DE"/>
        </w:rPr>
        <w:t>während</w:t>
      </w:r>
      <w:r>
        <w:rPr>
          <w:lang w:val="de-DE"/>
        </w:rPr>
        <w:t xml:space="preserve"> der </w:t>
      </w:r>
      <w:r w:rsidR="00CC1781">
        <w:rPr>
          <w:lang w:val="de-DE"/>
        </w:rPr>
        <w:t>Laufzeit</w:t>
      </w:r>
      <w:r>
        <w:rPr>
          <w:lang w:val="de-DE"/>
        </w:rPr>
        <w:t xml:space="preserve"> passiert. </w:t>
      </w:r>
      <w:r w:rsidR="00121893">
        <w:rPr>
          <w:lang w:val="de-DE"/>
        </w:rPr>
        <w:t>Die Beschreibung erfolgt mittels Sequenzdiagrammen.</w:t>
      </w:r>
    </w:p>
    <w:p w14:paraId="07FF5B0E" w14:textId="77777777" w:rsidR="00EE24F7" w:rsidRDefault="00EE24F7" w:rsidP="00EE24F7">
      <w:pPr>
        <w:pStyle w:val="BodyText"/>
        <w:rPr>
          <w:lang w:val="de-DE"/>
        </w:rPr>
      </w:pPr>
      <w:r>
        <w:rPr>
          <w:lang w:val="de-DE"/>
        </w:rPr>
        <w:t xml:space="preserve">Die Sequenzdiagramme zeigen die Methodenaufrufe zwischen den Komponenten auf Zwei Ebenen auf. </w:t>
      </w:r>
    </w:p>
    <w:p w14:paraId="0369C95A" w14:textId="77777777" w:rsidR="00EE24F7" w:rsidRDefault="00EE24F7" w:rsidP="00EE24F7">
      <w:pPr>
        <w:pStyle w:val="BodyText"/>
        <w:rPr>
          <w:lang w:val="de-DE"/>
        </w:rPr>
      </w:pPr>
      <w:r>
        <w:rPr>
          <w:lang w:val="de-DE"/>
        </w:rPr>
        <w:t xml:space="preserve">Sequenzdiagramme der ersten Ebene: </w:t>
      </w:r>
    </w:p>
    <w:p w14:paraId="18EAA056" w14:textId="60C59AE5" w:rsidR="00EE24F7" w:rsidRDefault="00EE24F7" w:rsidP="00EE24F7">
      <w:pPr>
        <w:pStyle w:val="BodyText"/>
        <w:rPr>
          <w:lang w:val="de-DE"/>
        </w:rPr>
      </w:pPr>
      <w:r>
        <w:rPr>
          <w:lang w:val="de-DE"/>
        </w:rPr>
        <w:t xml:space="preserve"> </w:t>
      </w:r>
      <w:r>
        <w:rPr>
          <w:noProof/>
          <w:lang w:val="de-DE"/>
        </w:rPr>
        <w:drawing>
          <wp:inline distT="0" distB="0" distL="0" distR="0" wp14:anchorId="17D43649" wp14:editId="290DA117">
            <wp:extent cx="5943600" cy="2312670"/>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67CD657D" w14:textId="7E97AFE3" w:rsidR="00EE24F7" w:rsidRDefault="00EE24F7" w:rsidP="00EE24F7">
      <w:pPr>
        <w:pStyle w:val="BodyText"/>
        <w:rPr>
          <w:lang w:val="de-DE"/>
        </w:rPr>
      </w:pPr>
      <w:r>
        <w:rPr>
          <w:noProof/>
          <w:lang w:val="de-DE"/>
        </w:rPr>
        <w:drawing>
          <wp:inline distT="0" distB="0" distL="0" distR="0" wp14:anchorId="1C4398A5" wp14:editId="1BAB023F">
            <wp:extent cx="5271197" cy="3997325"/>
            <wp:effectExtent l="0" t="0" r="0" b="317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03546" cy="4021857"/>
                    </a:xfrm>
                    <a:prstGeom prst="rect">
                      <a:avLst/>
                    </a:prstGeom>
                  </pic:spPr>
                </pic:pic>
              </a:graphicData>
            </a:graphic>
          </wp:inline>
        </w:drawing>
      </w:r>
    </w:p>
    <w:p w14:paraId="62920918" w14:textId="60C98608" w:rsidR="00EE24F7" w:rsidRDefault="00EE24F7" w:rsidP="00EE24F7">
      <w:pPr>
        <w:pStyle w:val="BodyText"/>
        <w:rPr>
          <w:lang w:val="de-DE"/>
        </w:rPr>
      </w:pPr>
      <w:r>
        <w:rPr>
          <w:noProof/>
          <w:lang w:val="de-DE"/>
        </w:rPr>
        <w:lastRenderedPageBreak/>
        <w:drawing>
          <wp:inline distT="0" distB="0" distL="0" distR="0" wp14:anchorId="2E27DB6A" wp14:editId="50AE855F">
            <wp:extent cx="5497033" cy="3811511"/>
            <wp:effectExtent l="0" t="0" r="2540" b="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2528" cy="3829189"/>
                    </a:xfrm>
                    <a:prstGeom prst="rect">
                      <a:avLst/>
                    </a:prstGeom>
                  </pic:spPr>
                </pic:pic>
              </a:graphicData>
            </a:graphic>
          </wp:inline>
        </w:drawing>
      </w:r>
    </w:p>
    <w:p w14:paraId="6716ACCC" w14:textId="7AEDA168" w:rsidR="00EE24F7" w:rsidRDefault="00EE24F7" w:rsidP="00EE24F7">
      <w:pPr>
        <w:pStyle w:val="BodyText"/>
        <w:rPr>
          <w:lang w:val="de-DE"/>
        </w:rPr>
      </w:pPr>
      <w:r>
        <w:rPr>
          <w:noProof/>
          <w:lang w:val="de-DE"/>
        </w:rPr>
        <w:drawing>
          <wp:inline distT="0" distB="0" distL="0" distR="0" wp14:anchorId="09560653" wp14:editId="7FFB58F3">
            <wp:extent cx="4419600" cy="2743200"/>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19600" cy="2743200"/>
                    </a:xfrm>
                    <a:prstGeom prst="rect">
                      <a:avLst/>
                    </a:prstGeom>
                  </pic:spPr>
                </pic:pic>
              </a:graphicData>
            </a:graphic>
          </wp:inline>
        </w:drawing>
      </w:r>
    </w:p>
    <w:p w14:paraId="1308F076" w14:textId="0DDF6DF3" w:rsidR="00EE24F7" w:rsidRDefault="00EE24F7" w:rsidP="00EE24F7">
      <w:pPr>
        <w:pStyle w:val="BodyText"/>
        <w:rPr>
          <w:lang w:val="de-DE"/>
        </w:rPr>
      </w:pPr>
    </w:p>
    <w:p w14:paraId="4F89BC99" w14:textId="16A68D59" w:rsidR="00EE24F7" w:rsidRDefault="00EE24F7" w:rsidP="00EE24F7">
      <w:pPr>
        <w:pStyle w:val="BodyText"/>
        <w:rPr>
          <w:lang w:val="de-DE"/>
        </w:rPr>
      </w:pPr>
    </w:p>
    <w:p w14:paraId="0E89419D" w14:textId="15C49BF0" w:rsidR="00EE24F7" w:rsidRDefault="00EE24F7" w:rsidP="00EE24F7">
      <w:pPr>
        <w:pStyle w:val="BodyText"/>
        <w:rPr>
          <w:lang w:val="de-DE"/>
        </w:rPr>
      </w:pPr>
    </w:p>
    <w:p w14:paraId="329F0461" w14:textId="361CDFEF" w:rsidR="00EE24F7" w:rsidRDefault="00EE24F7" w:rsidP="00EE24F7">
      <w:pPr>
        <w:pStyle w:val="BodyText"/>
        <w:rPr>
          <w:lang w:val="de-DE"/>
        </w:rPr>
      </w:pPr>
    </w:p>
    <w:p w14:paraId="0CC7B65C" w14:textId="1F262FC4" w:rsidR="00EE24F7" w:rsidRDefault="00EE24F7" w:rsidP="00EE24F7">
      <w:pPr>
        <w:pStyle w:val="BodyText"/>
        <w:rPr>
          <w:lang w:val="de-DE"/>
        </w:rPr>
      </w:pPr>
    </w:p>
    <w:p w14:paraId="17033D6F" w14:textId="6FF3B874" w:rsidR="00EE24F7" w:rsidRDefault="00EE24F7" w:rsidP="00EE24F7">
      <w:pPr>
        <w:pStyle w:val="BodyText"/>
        <w:rPr>
          <w:lang w:val="de-DE"/>
        </w:rPr>
      </w:pPr>
      <w:r>
        <w:rPr>
          <w:noProof/>
          <w:lang w:val="de-DE"/>
        </w:rPr>
        <w:lastRenderedPageBreak/>
        <w:drawing>
          <wp:inline distT="0" distB="0" distL="0" distR="0" wp14:anchorId="73F82895" wp14:editId="4F4B0BB2">
            <wp:extent cx="4940300" cy="2362200"/>
            <wp:effectExtent l="0" t="0" r="0" b="0"/>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40300" cy="2362200"/>
                    </a:xfrm>
                    <a:prstGeom prst="rect">
                      <a:avLst/>
                    </a:prstGeom>
                  </pic:spPr>
                </pic:pic>
              </a:graphicData>
            </a:graphic>
          </wp:inline>
        </w:drawing>
      </w:r>
    </w:p>
    <w:p w14:paraId="6A7DC60A" w14:textId="12E8F15F" w:rsidR="00EE24F7" w:rsidRDefault="00EE24F7" w:rsidP="00EE24F7">
      <w:pPr>
        <w:pStyle w:val="BodyText"/>
        <w:rPr>
          <w:lang w:val="de-DE"/>
        </w:rPr>
      </w:pPr>
    </w:p>
    <w:p w14:paraId="0D8091D2" w14:textId="0D0C92EB" w:rsidR="00EE24F7" w:rsidRDefault="00EE24F7" w:rsidP="00EE24F7">
      <w:pPr>
        <w:pStyle w:val="BodyText"/>
        <w:rPr>
          <w:lang w:val="de-DE"/>
        </w:rPr>
      </w:pPr>
    </w:p>
    <w:p w14:paraId="366D0063" w14:textId="77777777" w:rsidR="00EE24F7" w:rsidRDefault="00EE24F7" w:rsidP="00EE24F7">
      <w:pPr>
        <w:pStyle w:val="BodyText"/>
        <w:rPr>
          <w:lang w:val="de-DE"/>
        </w:rPr>
      </w:pPr>
      <w:r>
        <w:rPr>
          <w:lang w:val="de-DE"/>
        </w:rPr>
        <w:t xml:space="preserve">Sequenzdiagramme der zweiten Ebene: </w:t>
      </w:r>
    </w:p>
    <w:p w14:paraId="1F561D1F" w14:textId="77777777" w:rsidR="00EE24F7" w:rsidRDefault="00EE24F7" w:rsidP="00EE24F7">
      <w:pPr>
        <w:pStyle w:val="BodyText"/>
        <w:rPr>
          <w:lang w:val="de-DE"/>
        </w:rPr>
      </w:pPr>
    </w:p>
    <w:p w14:paraId="10D8B3AD" w14:textId="54FFBB2B" w:rsidR="00EE24F7" w:rsidRDefault="00AB1357" w:rsidP="00EE24F7">
      <w:pPr>
        <w:pStyle w:val="BodyText"/>
        <w:rPr>
          <w:lang w:val="de-DE"/>
        </w:rPr>
      </w:pPr>
      <w:r>
        <w:rPr>
          <w:noProof/>
          <w:lang w:val="de-DE"/>
        </w:rPr>
        <w:drawing>
          <wp:inline distT="0" distB="0" distL="0" distR="0" wp14:anchorId="71BC3D88" wp14:editId="2F18871E">
            <wp:extent cx="4381500" cy="2692400"/>
            <wp:effectExtent l="0" t="0" r="0" b="0"/>
            <wp:docPr id="166" name="Picture 1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1500" cy="2692400"/>
                    </a:xfrm>
                    <a:prstGeom prst="rect">
                      <a:avLst/>
                    </a:prstGeom>
                  </pic:spPr>
                </pic:pic>
              </a:graphicData>
            </a:graphic>
          </wp:inline>
        </w:drawing>
      </w:r>
    </w:p>
    <w:p w14:paraId="433AE858" w14:textId="3D6989FD" w:rsidR="00EE24F7" w:rsidRDefault="00EE24F7" w:rsidP="00EE24F7">
      <w:pPr>
        <w:pStyle w:val="BodyText"/>
        <w:rPr>
          <w:lang w:val="de-DE"/>
        </w:rPr>
      </w:pPr>
    </w:p>
    <w:p w14:paraId="14DF768B" w14:textId="0BD0FD77" w:rsidR="00EE24F7" w:rsidRDefault="00EE24F7" w:rsidP="00EE24F7">
      <w:pPr>
        <w:pStyle w:val="BodyText"/>
        <w:rPr>
          <w:lang w:val="de-DE"/>
        </w:rPr>
      </w:pPr>
    </w:p>
    <w:p w14:paraId="6B9880D7" w14:textId="7781D21E" w:rsidR="00EE24F7" w:rsidRDefault="00EE24F7" w:rsidP="00EE24F7">
      <w:pPr>
        <w:pStyle w:val="BodyText"/>
        <w:rPr>
          <w:lang w:val="de-DE"/>
        </w:rPr>
      </w:pPr>
    </w:p>
    <w:p w14:paraId="4A66CEB8" w14:textId="33EB0713" w:rsidR="00EE24F7" w:rsidRDefault="00EE24F7" w:rsidP="00EE24F7">
      <w:pPr>
        <w:pStyle w:val="BodyText"/>
        <w:rPr>
          <w:lang w:val="de-DE"/>
        </w:rPr>
      </w:pPr>
    </w:p>
    <w:p w14:paraId="5A7B2C48" w14:textId="19D98BE4" w:rsidR="00EE24F7" w:rsidRDefault="00EE24F7" w:rsidP="00EE24F7">
      <w:pPr>
        <w:pStyle w:val="BodyText"/>
        <w:rPr>
          <w:lang w:val="de-DE"/>
        </w:rPr>
      </w:pPr>
    </w:p>
    <w:p w14:paraId="49D85CDB" w14:textId="6CCD03EF" w:rsidR="00EE24F7" w:rsidRDefault="00EE24F7" w:rsidP="00EE24F7">
      <w:pPr>
        <w:pStyle w:val="BodyText"/>
        <w:rPr>
          <w:lang w:val="de-DE"/>
        </w:rPr>
      </w:pPr>
    </w:p>
    <w:p w14:paraId="101CD945" w14:textId="77817D97" w:rsidR="00EE24F7" w:rsidRDefault="00EE24F7" w:rsidP="00EE24F7">
      <w:pPr>
        <w:pStyle w:val="BodyText"/>
        <w:rPr>
          <w:lang w:val="de-DE"/>
        </w:rPr>
      </w:pPr>
      <w:r>
        <w:rPr>
          <w:noProof/>
          <w:lang w:val="de-DE"/>
        </w:rPr>
        <w:lastRenderedPageBreak/>
        <w:drawing>
          <wp:inline distT="0" distB="0" distL="0" distR="0" wp14:anchorId="3DBBFC7F" wp14:editId="78AA451F">
            <wp:extent cx="5943600" cy="2444115"/>
            <wp:effectExtent l="0" t="0" r="0" b="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6D82E470" w14:textId="40F3418F" w:rsidR="00EE24F7" w:rsidRDefault="00EE24F7" w:rsidP="00EE24F7">
      <w:pPr>
        <w:pStyle w:val="BodyText"/>
        <w:rPr>
          <w:lang w:val="de-DE"/>
        </w:rPr>
      </w:pPr>
    </w:p>
    <w:p w14:paraId="4F26E3BD" w14:textId="42E047D8" w:rsidR="00EE24F7" w:rsidRDefault="00EE24F7" w:rsidP="00EE24F7">
      <w:pPr>
        <w:pStyle w:val="BodyText"/>
        <w:rPr>
          <w:lang w:val="de-DE"/>
        </w:rPr>
      </w:pPr>
      <w:r>
        <w:rPr>
          <w:noProof/>
          <w:lang w:val="de-DE"/>
        </w:rPr>
        <w:drawing>
          <wp:inline distT="0" distB="0" distL="0" distR="0" wp14:anchorId="31310D6D" wp14:editId="4ED45024">
            <wp:extent cx="4191000" cy="2159000"/>
            <wp:effectExtent l="0" t="0" r="0" b="0"/>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91000" cy="2159000"/>
                    </a:xfrm>
                    <a:prstGeom prst="rect">
                      <a:avLst/>
                    </a:prstGeom>
                  </pic:spPr>
                </pic:pic>
              </a:graphicData>
            </a:graphic>
          </wp:inline>
        </w:drawing>
      </w:r>
    </w:p>
    <w:p w14:paraId="7CDFD30D" w14:textId="48F2DF4C" w:rsidR="00EE24F7" w:rsidRDefault="00EE24F7" w:rsidP="00EE24F7">
      <w:pPr>
        <w:pStyle w:val="BodyText"/>
        <w:rPr>
          <w:lang w:val="de-DE"/>
        </w:rPr>
      </w:pPr>
    </w:p>
    <w:p w14:paraId="286D3AD5" w14:textId="5B9BC129" w:rsidR="00EE24F7" w:rsidRDefault="00EE24F7" w:rsidP="00EE24F7">
      <w:pPr>
        <w:pStyle w:val="BodyText"/>
        <w:rPr>
          <w:lang w:val="de-DE"/>
        </w:rPr>
      </w:pPr>
    </w:p>
    <w:p w14:paraId="014E39A2" w14:textId="6048DFE3" w:rsidR="00EE24F7" w:rsidRDefault="00EE24F7" w:rsidP="00EE24F7">
      <w:pPr>
        <w:pStyle w:val="BodyText"/>
        <w:rPr>
          <w:lang w:val="de-DE"/>
        </w:rPr>
      </w:pPr>
      <w:r>
        <w:rPr>
          <w:noProof/>
          <w:lang w:val="de-DE"/>
        </w:rPr>
        <w:lastRenderedPageBreak/>
        <w:drawing>
          <wp:inline distT="0" distB="0" distL="0" distR="0" wp14:anchorId="66C1E460" wp14:editId="6FDDFEA1">
            <wp:extent cx="3644900" cy="2692400"/>
            <wp:effectExtent l="0" t="0" r="0" b="0"/>
            <wp:docPr id="145" name="Picture 1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44900" cy="2692400"/>
                    </a:xfrm>
                    <a:prstGeom prst="rect">
                      <a:avLst/>
                    </a:prstGeom>
                  </pic:spPr>
                </pic:pic>
              </a:graphicData>
            </a:graphic>
          </wp:inline>
        </w:drawing>
      </w:r>
    </w:p>
    <w:p w14:paraId="426D4763" w14:textId="26781D6D" w:rsidR="00EE24F7" w:rsidRDefault="00EE24F7" w:rsidP="00EE24F7">
      <w:pPr>
        <w:pStyle w:val="BodyText"/>
        <w:rPr>
          <w:lang w:val="de-DE"/>
        </w:rPr>
      </w:pPr>
    </w:p>
    <w:p w14:paraId="690D9A9D" w14:textId="4BF24DB5" w:rsidR="00EE24F7" w:rsidRDefault="00EE24F7" w:rsidP="00EE24F7">
      <w:pPr>
        <w:pStyle w:val="BodyText"/>
        <w:rPr>
          <w:lang w:val="de-DE"/>
        </w:rPr>
      </w:pPr>
    </w:p>
    <w:p w14:paraId="299C0746" w14:textId="15F09917" w:rsidR="00EE24F7" w:rsidRDefault="00EE24F7" w:rsidP="00EE24F7">
      <w:pPr>
        <w:pStyle w:val="BodyText"/>
        <w:rPr>
          <w:lang w:val="de-DE"/>
        </w:rPr>
      </w:pPr>
      <w:r>
        <w:rPr>
          <w:noProof/>
          <w:lang w:val="de-DE"/>
        </w:rPr>
        <w:drawing>
          <wp:inline distT="0" distB="0" distL="0" distR="0" wp14:anchorId="4A2DBCDB" wp14:editId="0603AA2A">
            <wp:extent cx="3086100" cy="2159000"/>
            <wp:effectExtent l="0" t="0" r="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86100" cy="2159000"/>
                    </a:xfrm>
                    <a:prstGeom prst="rect">
                      <a:avLst/>
                    </a:prstGeom>
                  </pic:spPr>
                </pic:pic>
              </a:graphicData>
            </a:graphic>
          </wp:inline>
        </w:drawing>
      </w:r>
    </w:p>
    <w:p w14:paraId="747E6AB9" w14:textId="2CB562BA" w:rsidR="00EE24F7" w:rsidRDefault="00EE24F7" w:rsidP="00EE24F7">
      <w:pPr>
        <w:pStyle w:val="BodyText"/>
        <w:rPr>
          <w:lang w:val="de-DE"/>
        </w:rPr>
      </w:pPr>
    </w:p>
    <w:p w14:paraId="4599446C" w14:textId="64E85EC2" w:rsidR="00EE24F7" w:rsidRDefault="00EE24F7" w:rsidP="00EE24F7">
      <w:pPr>
        <w:pStyle w:val="BodyText"/>
        <w:rPr>
          <w:lang w:val="de-DE"/>
        </w:rPr>
      </w:pPr>
    </w:p>
    <w:p w14:paraId="41881324" w14:textId="7AFDA398" w:rsidR="00EE24F7" w:rsidRDefault="00EE24F7" w:rsidP="00EE24F7">
      <w:pPr>
        <w:pStyle w:val="BodyText"/>
        <w:rPr>
          <w:lang w:val="de-DE"/>
        </w:rPr>
      </w:pPr>
    </w:p>
    <w:p w14:paraId="6F79EEFC" w14:textId="2FE51B67" w:rsidR="00EE24F7" w:rsidRDefault="00EE24F7" w:rsidP="00EE24F7">
      <w:pPr>
        <w:pStyle w:val="BodyText"/>
        <w:rPr>
          <w:lang w:val="de-DE"/>
        </w:rPr>
      </w:pPr>
    </w:p>
    <w:p w14:paraId="0358FCEA" w14:textId="18F00E51" w:rsidR="00EE24F7" w:rsidRDefault="00EE24F7" w:rsidP="00EE24F7">
      <w:pPr>
        <w:pStyle w:val="BodyText"/>
        <w:rPr>
          <w:lang w:val="de-DE"/>
        </w:rPr>
      </w:pPr>
    </w:p>
    <w:p w14:paraId="4C61FBE3" w14:textId="021AD992" w:rsidR="00EE24F7" w:rsidRDefault="00EE24F7" w:rsidP="00EE24F7">
      <w:pPr>
        <w:pStyle w:val="BodyText"/>
        <w:rPr>
          <w:lang w:val="de-DE"/>
        </w:rPr>
      </w:pPr>
    </w:p>
    <w:p w14:paraId="5B1967DD" w14:textId="0C966352" w:rsidR="00EE24F7" w:rsidRDefault="00EE24F7" w:rsidP="00EE24F7">
      <w:pPr>
        <w:pStyle w:val="BodyText"/>
        <w:rPr>
          <w:lang w:val="de-DE"/>
        </w:rPr>
      </w:pPr>
    </w:p>
    <w:p w14:paraId="006CF026" w14:textId="4CFB83A8" w:rsidR="00EE24F7" w:rsidRDefault="00EE24F7" w:rsidP="00EE24F7">
      <w:pPr>
        <w:pStyle w:val="BodyText"/>
        <w:rPr>
          <w:lang w:val="de-DE"/>
        </w:rPr>
      </w:pPr>
    </w:p>
    <w:p w14:paraId="67F6AAFB" w14:textId="0F37FE0E" w:rsidR="00EE24F7" w:rsidRDefault="00EE24F7" w:rsidP="00EE24F7">
      <w:pPr>
        <w:pStyle w:val="BodyText"/>
        <w:rPr>
          <w:lang w:val="de-DE"/>
        </w:rPr>
      </w:pPr>
    </w:p>
    <w:p w14:paraId="721A273D" w14:textId="59F09B37" w:rsidR="00EE24F7" w:rsidRDefault="00EE24F7" w:rsidP="00EE24F7">
      <w:pPr>
        <w:pStyle w:val="BodyText"/>
        <w:rPr>
          <w:lang w:val="de-DE"/>
        </w:rPr>
      </w:pPr>
      <w:r>
        <w:rPr>
          <w:noProof/>
          <w:lang w:val="de-DE"/>
        </w:rPr>
        <w:lastRenderedPageBreak/>
        <w:drawing>
          <wp:inline distT="0" distB="0" distL="0" distR="0" wp14:anchorId="7E7F78CC" wp14:editId="05A53E30">
            <wp:extent cx="5943600" cy="7988300"/>
            <wp:effectExtent l="0" t="0" r="0" b="0"/>
            <wp:docPr id="147" name="Picture 1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7988300"/>
                    </a:xfrm>
                    <a:prstGeom prst="rect">
                      <a:avLst/>
                    </a:prstGeom>
                  </pic:spPr>
                </pic:pic>
              </a:graphicData>
            </a:graphic>
          </wp:inline>
        </w:drawing>
      </w:r>
    </w:p>
    <w:p w14:paraId="1E21EF2E" w14:textId="0C3DE55D" w:rsidR="00EE24F7" w:rsidRDefault="00EE24F7" w:rsidP="00EE24F7">
      <w:pPr>
        <w:pStyle w:val="BodyText"/>
        <w:rPr>
          <w:lang w:val="de-DE"/>
        </w:rPr>
      </w:pPr>
      <w:r>
        <w:rPr>
          <w:noProof/>
          <w:lang w:val="de-DE"/>
        </w:rPr>
        <w:lastRenderedPageBreak/>
        <w:drawing>
          <wp:inline distT="0" distB="0" distL="0" distR="0" wp14:anchorId="3D94D130" wp14:editId="283EEFD9">
            <wp:extent cx="4497572" cy="3347030"/>
            <wp:effectExtent l="0" t="0" r="0" b="635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06547" cy="3353709"/>
                    </a:xfrm>
                    <a:prstGeom prst="rect">
                      <a:avLst/>
                    </a:prstGeom>
                  </pic:spPr>
                </pic:pic>
              </a:graphicData>
            </a:graphic>
          </wp:inline>
        </w:drawing>
      </w:r>
    </w:p>
    <w:p w14:paraId="21D5D2EF" w14:textId="195CDAD6" w:rsidR="00EE24F7" w:rsidRDefault="00EE24F7" w:rsidP="00EE24F7">
      <w:pPr>
        <w:pStyle w:val="BodyText"/>
        <w:rPr>
          <w:lang w:val="de-DE"/>
        </w:rPr>
      </w:pPr>
    </w:p>
    <w:p w14:paraId="1A43F4E6" w14:textId="104E6C76" w:rsidR="00EE24F7" w:rsidRDefault="00EE24F7" w:rsidP="00EE24F7">
      <w:pPr>
        <w:pStyle w:val="BodyText"/>
        <w:rPr>
          <w:lang w:val="de-DE"/>
        </w:rPr>
      </w:pPr>
      <w:r>
        <w:rPr>
          <w:noProof/>
          <w:lang w:val="de-DE"/>
        </w:rPr>
        <w:drawing>
          <wp:inline distT="0" distB="0" distL="0" distR="0" wp14:anchorId="2BA3920E" wp14:editId="1BBF01E7">
            <wp:extent cx="3530600" cy="2159000"/>
            <wp:effectExtent l="0" t="0" r="0" b="0"/>
            <wp:docPr id="149" name="Picture 149"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diagram,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30600" cy="2159000"/>
                    </a:xfrm>
                    <a:prstGeom prst="rect">
                      <a:avLst/>
                    </a:prstGeom>
                  </pic:spPr>
                </pic:pic>
              </a:graphicData>
            </a:graphic>
          </wp:inline>
        </w:drawing>
      </w:r>
    </w:p>
    <w:p w14:paraId="77E7CC61" w14:textId="77232EC9" w:rsidR="00EE24F7" w:rsidRDefault="00EE24F7" w:rsidP="00EE24F7">
      <w:pPr>
        <w:pStyle w:val="BodyText"/>
        <w:rPr>
          <w:lang w:val="de-DE"/>
        </w:rPr>
      </w:pPr>
    </w:p>
    <w:p w14:paraId="1BC6CB8F" w14:textId="2D70DCB4" w:rsidR="00EE24F7" w:rsidRDefault="00EE24F7" w:rsidP="00EE24F7">
      <w:pPr>
        <w:pStyle w:val="BodyText"/>
        <w:rPr>
          <w:lang w:val="de-DE"/>
        </w:rPr>
      </w:pPr>
    </w:p>
    <w:p w14:paraId="5DCF9F4F" w14:textId="4CD5D15C" w:rsidR="00EE24F7" w:rsidRDefault="00EE24F7" w:rsidP="00EE24F7">
      <w:pPr>
        <w:pStyle w:val="BodyText"/>
        <w:rPr>
          <w:lang w:val="de-DE"/>
        </w:rPr>
      </w:pPr>
    </w:p>
    <w:p w14:paraId="41CD9D13" w14:textId="2BCDA905" w:rsidR="00EE24F7" w:rsidRDefault="00EE24F7" w:rsidP="00EE24F7">
      <w:pPr>
        <w:pStyle w:val="BodyText"/>
        <w:rPr>
          <w:lang w:val="de-DE"/>
        </w:rPr>
      </w:pPr>
    </w:p>
    <w:p w14:paraId="0BD9E568" w14:textId="19FC729A" w:rsidR="00EE24F7" w:rsidRDefault="00EE24F7" w:rsidP="00EE24F7">
      <w:pPr>
        <w:pStyle w:val="BodyText"/>
        <w:rPr>
          <w:lang w:val="de-DE"/>
        </w:rPr>
      </w:pPr>
    </w:p>
    <w:p w14:paraId="04C5461B" w14:textId="4AB7C66C" w:rsidR="00EE24F7" w:rsidRDefault="00EE24F7" w:rsidP="00EE24F7">
      <w:pPr>
        <w:pStyle w:val="BodyText"/>
        <w:rPr>
          <w:lang w:val="de-DE"/>
        </w:rPr>
      </w:pPr>
    </w:p>
    <w:p w14:paraId="5D87E4A6" w14:textId="31412039" w:rsidR="00825C99" w:rsidRDefault="00CC29B6">
      <w:pPr>
        <w:pStyle w:val="Heading1"/>
        <w:rPr>
          <w:lang w:val="de-DE"/>
        </w:rPr>
      </w:pPr>
      <w:bookmarkStart w:id="21" w:name="section-design-decisions"/>
      <w:bookmarkEnd w:id="19"/>
      <w:bookmarkEnd w:id="20"/>
      <w:r w:rsidRPr="00C8116B">
        <w:rPr>
          <w:lang w:val="de-DE"/>
        </w:rPr>
        <w:lastRenderedPageBreak/>
        <w:t>Architekturentscheidungen</w:t>
      </w:r>
    </w:p>
    <w:p w14:paraId="5EB52670" w14:textId="47F8A8CA" w:rsidR="00825C99" w:rsidRDefault="00CC1781">
      <w:pPr>
        <w:pStyle w:val="BodyText"/>
        <w:rPr>
          <w:lang w:val="de-DE"/>
        </w:rPr>
      </w:pPr>
      <w:r>
        <w:rPr>
          <w:lang w:val="de-DE"/>
        </w:rPr>
        <w:t>Für</w:t>
      </w:r>
      <w:r w:rsidR="00046857">
        <w:rPr>
          <w:lang w:val="de-DE"/>
        </w:rPr>
        <w:t xml:space="preserve"> die Architektur in unserer Tron Applikation haben wir uns </w:t>
      </w:r>
      <w:r>
        <w:rPr>
          <w:lang w:val="de-DE"/>
        </w:rPr>
        <w:t>für</w:t>
      </w:r>
      <w:r w:rsidR="00046857">
        <w:rPr>
          <w:lang w:val="de-DE"/>
        </w:rPr>
        <w:t xml:space="preserve"> die </w:t>
      </w:r>
      <w:r w:rsidR="00046857" w:rsidRPr="00CC1781">
        <w:rPr>
          <w:b/>
          <w:bCs/>
          <w:lang w:val="de-DE"/>
        </w:rPr>
        <w:t>MVC-Architektur</w:t>
      </w:r>
      <w:r w:rsidR="00046857">
        <w:rPr>
          <w:lang w:val="de-DE"/>
        </w:rPr>
        <w:t xml:space="preserve"> (Model-View-Controller) entschieden. Wir haben uns </w:t>
      </w:r>
      <w:r>
        <w:rPr>
          <w:lang w:val="de-DE"/>
        </w:rPr>
        <w:t>für</w:t>
      </w:r>
      <w:r w:rsidR="00046857">
        <w:rPr>
          <w:lang w:val="de-DE"/>
        </w:rPr>
        <w:t xml:space="preserve"> diese Architektur entschieden, da es </w:t>
      </w:r>
      <w:r>
        <w:rPr>
          <w:lang w:val="de-DE"/>
        </w:rPr>
        <w:t>die Wiederverwendung</w:t>
      </w:r>
      <w:r w:rsidR="00046857">
        <w:rPr>
          <w:lang w:val="de-DE"/>
        </w:rPr>
        <w:t xml:space="preserve"> von Code vereinfacht, indem es klar definiert, wie die jeweiligen Komponenten der Tron Applikation interagieren. Außerdem </w:t>
      </w:r>
      <w:r>
        <w:rPr>
          <w:lang w:val="de-DE"/>
        </w:rPr>
        <w:t>können</w:t>
      </w:r>
      <w:r w:rsidR="00046857">
        <w:rPr>
          <w:lang w:val="de-DE"/>
        </w:rPr>
        <w:t xml:space="preserve">, nach einer guten Definition von Schnittstellen, diese Komponenten </w:t>
      </w:r>
      <w:r>
        <w:rPr>
          <w:lang w:val="de-DE"/>
        </w:rPr>
        <w:t>unabhängig</w:t>
      </w:r>
      <w:r w:rsidR="00046857">
        <w:rPr>
          <w:lang w:val="de-DE"/>
        </w:rPr>
        <w:t xml:space="preserve"> </w:t>
      </w:r>
      <w:r>
        <w:rPr>
          <w:lang w:val="de-DE"/>
        </w:rPr>
        <w:t>voneinander</w:t>
      </w:r>
      <w:r w:rsidR="00046857">
        <w:rPr>
          <w:lang w:val="de-DE"/>
        </w:rPr>
        <w:t xml:space="preserve"> entwickelt werden, so dass es die Verteilung im Team erleichtert.  </w:t>
      </w:r>
      <w:bookmarkStart w:id="22" w:name="section-technical-risks"/>
      <w:bookmarkEnd w:id="21"/>
    </w:p>
    <w:p w14:paraId="52371C98" w14:textId="7690A5AD" w:rsidR="00E04A1E" w:rsidRPr="00C8116B" w:rsidRDefault="00675D70" w:rsidP="00675D70">
      <w:pPr>
        <w:pStyle w:val="BodyText"/>
        <w:rPr>
          <w:lang w:val="de-DE"/>
        </w:rPr>
      </w:pPr>
      <w:r>
        <w:rPr>
          <w:lang w:val="de-DE"/>
        </w:rPr>
        <w:t xml:space="preserve">Zwischen den Model-View-Controller Komponenten haben wir keine eigens entwickelte Datentypen übergeben, sondern haben an den jeweiligen Schnittstellen immer mit Java Datentypen wie Strings, </w:t>
      </w:r>
      <w:proofErr w:type="spellStart"/>
      <w:r>
        <w:rPr>
          <w:lang w:val="de-DE"/>
        </w:rPr>
        <w:t>Integern</w:t>
      </w:r>
      <w:proofErr w:type="spellEnd"/>
      <w:r>
        <w:rPr>
          <w:lang w:val="de-DE"/>
        </w:rPr>
        <w:t xml:space="preserve">, Maps gearbeitet. Außerdem haben wir auch alle </w:t>
      </w:r>
      <w:proofErr w:type="spellStart"/>
      <w:r>
        <w:rPr>
          <w:lang w:val="de-DE"/>
        </w:rPr>
        <w:t>Exceptions</w:t>
      </w:r>
      <w:proofErr w:type="spellEnd"/>
      <w:r>
        <w:rPr>
          <w:lang w:val="de-DE"/>
        </w:rPr>
        <w:t xml:space="preserve"> direkt in </w:t>
      </w:r>
      <w:r w:rsidR="00121893">
        <w:rPr>
          <w:lang w:val="de-DE"/>
        </w:rPr>
        <w:t>derselben</w:t>
      </w:r>
      <w:r>
        <w:rPr>
          <w:lang w:val="de-DE"/>
        </w:rPr>
        <w:t xml:space="preserve"> Komponente behandelt. Dies haben wir gemacht, um den Traffic zwischen den Komponenten zu reduzieren. </w:t>
      </w:r>
      <w:bookmarkEnd w:id="22"/>
    </w:p>
    <w:sectPr w:rsidR="00E04A1E" w:rsidRPr="00C8116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1EF20" w14:textId="77777777" w:rsidR="005133C3" w:rsidRDefault="005133C3">
      <w:pPr>
        <w:spacing w:after="0"/>
      </w:pPr>
      <w:r>
        <w:separator/>
      </w:r>
    </w:p>
  </w:endnote>
  <w:endnote w:type="continuationSeparator" w:id="0">
    <w:p w14:paraId="32EC56B3" w14:textId="77777777" w:rsidR="005133C3" w:rsidRDefault="005133C3">
      <w:pPr>
        <w:spacing w:after="0"/>
      </w:pPr>
      <w:r>
        <w:continuationSeparator/>
      </w:r>
    </w:p>
  </w:endnote>
  <w:endnote w:type="continuationNotice" w:id="1">
    <w:p w14:paraId="7BC2FF9D" w14:textId="77777777" w:rsidR="005133C3" w:rsidRDefault="005133C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C551B" w14:textId="77777777" w:rsidR="005133C3" w:rsidRDefault="005133C3">
      <w:r>
        <w:separator/>
      </w:r>
    </w:p>
  </w:footnote>
  <w:footnote w:type="continuationSeparator" w:id="0">
    <w:p w14:paraId="50C5B385" w14:textId="77777777" w:rsidR="005133C3" w:rsidRDefault="005133C3">
      <w:r>
        <w:continuationSeparator/>
      </w:r>
    </w:p>
  </w:footnote>
  <w:footnote w:type="continuationNotice" w:id="1">
    <w:p w14:paraId="433F69DB" w14:textId="77777777" w:rsidR="005133C3" w:rsidRDefault="005133C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83805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446D87"/>
    <w:multiLevelType w:val="multilevel"/>
    <w:tmpl w:val="22A2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9401"/>
    <w:multiLevelType w:val="multilevel"/>
    <w:tmpl w:val="7E8C39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FD11F8"/>
    <w:multiLevelType w:val="multilevel"/>
    <w:tmpl w:val="F948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65E38"/>
    <w:multiLevelType w:val="multilevel"/>
    <w:tmpl w:val="CA8CDE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478D3"/>
    <w:multiLevelType w:val="hybridMultilevel"/>
    <w:tmpl w:val="6FD80D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3D87199"/>
    <w:multiLevelType w:val="multilevel"/>
    <w:tmpl w:val="86E2F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C434B"/>
    <w:multiLevelType w:val="multilevel"/>
    <w:tmpl w:val="A160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16DDB"/>
    <w:multiLevelType w:val="multilevel"/>
    <w:tmpl w:val="8ED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3583F"/>
    <w:multiLevelType w:val="multilevel"/>
    <w:tmpl w:val="82D4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50CB5"/>
    <w:multiLevelType w:val="multilevel"/>
    <w:tmpl w:val="8064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090F1A"/>
    <w:multiLevelType w:val="multilevel"/>
    <w:tmpl w:val="006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E2ABC"/>
    <w:multiLevelType w:val="multilevel"/>
    <w:tmpl w:val="3A7C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43EF8"/>
    <w:multiLevelType w:val="multilevel"/>
    <w:tmpl w:val="E354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C6F61"/>
    <w:multiLevelType w:val="multilevel"/>
    <w:tmpl w:val="7A6865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15CEA"/>
    <w:multiLevelType w:val="multilevel"/>
    <w:tmpl w:val="6DFC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B56D5"/>
    <w:multiLevelType w:val="hybridMultilevel"/>
    <w:tmpl w:val="F3E8A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F963F77"/>
    <w:multiLevelType w:val="multilevel"/>
    <w:tmpl w:val="0EA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1572F"/>
    <w:multiLevelType w:val="multilevel"/>
    <w:tmpl w:val="CEFA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E4B86"/>
    <w:multiLevelType w:val="multilevel"/>
    <w:tmpl w:val="BC6E7AD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56964"/>
    <w:multiLevelType w:val="multilevel"/>
    <w:tmpl w:val="C0B0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A4BC9"/>
    <w:multiLevelType w:val="hybridMultilevel"/>
    <w:tmpl w:val="5D341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1284CEA"/>
    <w:multiLevelType w:val="multilevel"/>
    <w:tmpl w:val="D280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598A"/>
    <w:multiLevelType w:val="multilevel"/>
    <w:tmpl w:val="7B16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106F5"/>
    <w:multiLevelType w:val="multilevel"/>
    <w:tmpl w:val="261C4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41A9A"/>
    <w:multiLevelType w:val="hybridMultilevel"/>
    <w:tmpl w:val="543873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68B7702"/>
    <w:multiLevelType w:val="multilevel"/>
    <w:tmpl w:val="AF82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D571A"/>
    <w:multiLevelType w:val="multilevel"/>
    <w:tmpl w:val="9A6A6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75478"/>
    <w:multiLevelType w:val="multilevel"/>
    <w:tmpl w:val="68B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C30AA"/>
    <w:multiLevelType w:val="multilevel"/>
    <w:tmpl w:val="2A76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F33F3"/>
    <w:multiLevelType w:val="multilevel"/>
    <w:tmpl w:val="4950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275687"/>
    <w:multiLevelType w:val="multilevel"/>
    <w:tmpl w:val="7576C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7A41CD"/>
    <w:multiLevelType w:val="multilevel"/>
    <w:tmpl w:val="3736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D140F3"/>
    <w:multiLevelType w:val="multilevel"/>
    <w:tmpl w:val="B1F4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6B66EB"/>
    <w:multiLevelType w:val="multilevel"/>
    <w:tmpl w:val="0CF80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F72B66"/>
    <w:multiLevelType w:val="multilevel"/>
    <w:tmpl w:val="2688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315FD5"/>
    <w:multiLevelType w:val="multilevel"/>
    <w:tmpl w:val="549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D85B9F"/>
    <w:multiLevelType w:val="multilevel"/>
    <w:tmpl w:val="481C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8F460B"/>
    <w:multiLevelType w:val="hybridMultilevel"/>
    <w:tmpl w:val="AB4E6B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5818683B"/>
    <w:multiLevelType w:val="multilevel"/>
    <w:tmpl w:val="C3F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E087B"/>
    <w:multiLevelType w:val="multilevel"/>
    <w:tmpl w:val="E964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FB315F"/>
    <w:multiLevelType w:val="hybridMultilevel"/>
    <w:tmpl w:val="94CCFE6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FA22275"/>
    <w:multiLevelType w:val="multilevel"/>
    <w:tmpl w:val="166C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6931FC"/>
    <w:multiLevelType w:val="multilevel"/>
    <w:tmpl w:val="8B62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5C1309"/>
    <w:multiLevelType w:val="multilevel"/>
    <w:tmpl w:val="E9E8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F018D8"/>
    <w:multiLevelType w:val="hybridMultilevel"/>
    <w:tmpl w:val="686C5C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F86685"/>
    <w:multiLevelType w:val="multilevel"/>
    <w:tmpl w:val="B5E4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25798"/>
    <w:multiLevelType w:val="multilevel"/>
    <w:tmpl w:val="5B28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D06FE"/>
    <w:multiLevelType w:val="multilevel"/>
    <w:tmpl w:val="B748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1E5EFF"/>
    <w:multiLevelType w:val="multilevel"/>
    <w:tmpl w:val="2858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AD318A"/>
    <w:multiLevelType w:val="multilevel"/>
    <w:tmpl w:val="5DB8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CB3A34"/>
    <w:multiLevelType w:val="hybridMultilevel"/>
    <w:tmpl w:val="36F0F1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04D1ACE"/>
    <w:multiLevelType w:val="multilevel"/>
    <w:tmpl w:val="1F1E1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9820C4"/>
    <w:multiLevelType w:val="hybridMultilevel"/>
    <w:tmpl w:val="8A5EC2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2847633"/>
    <w:multiLevelType w:val="multilevel"/>
    <w:tmpl w:val="9B84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852144"/>
    <w:multiLevelType w:val="multilevel"/>
    <w:tmpl w:val="AF329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5B118E"/>
    <w:multiLevelType w:val="multilevel"/>
    <w:tmpl w:val="311C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64A4A"/>
    <w:multiLevelType w:val="hybridMultilevel"/>
    <w:tmpl w:val="FDF65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E276BBD"/>
    <w:multiLevelType w:val="multilevel"/>
    <w:tmpl w:val="258E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8751CB"/>
    <w:multiLevelType w:val="multilevel"/>
    <w:tmpl w:val="4DBC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1109154">
    <w:abstractNumId w:val="0"/>
  </w:num>
  <w:num w:numId="2" w16cid:durableId="1492679639">
    <w:abstractNumId w:val="0"/>
  </w:num>
  <w:num w:numId="3" w16cid:durableId="2033410058">
    <w:abstractNumId w:val="0"/>
  </w:num>
  <w:num w:numId="4" w16cid:durableId="612833031">
    <w:abstractNumId w:val="0"/>
  </w:num>
  <w:num w:numId="5" w16cid:durableId="1020425598">
    <w:abstractNumId w:val="0"/>
  </w:num>
  <w:num w:numId="6" w16cid:durableId="1525636776">
    <w:abstractNumId w:val="0"/>
  </w:num>
  <w:num w:numId="7" w16cid:durableId="16907156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1436850">
    <w:abstractNumId w:val="0"/>
  </w:num>
  <w:num w:numId="9" w16cid:durableId="225116945">
    <w:abstractNumId w:val="0"/>
  </w:num>
  <w:num w:numId="10" w16cid:durableId="438767503">
    <w:abstractNumId w:val="0"/>
  </w:num>
  <w:num w:numId="11" w16cid:durableId="1229071278">
    <w:abstractNumId w:val="0"/>
  </w:num>
  <w:num w:numId="12" w16cid:durableId="264509204">
    <w:abstractNumId w:val="0"/>
  </w:num>
  <w:num w:numId="13" w16cid:durableId="1519387669">
    <w:abstractNumId w:val="0"/>
  </w:num>
  <w:num w:numId="14" w16cid:durableId="671765583">
    <w:abstractNumId w:val="0"/>
  </w:num>
  <w:num w:numId="15" w16cid:durableId="1567302613">
    <w:abstractNumId w:val="0"/>
  </w:num>
  <w:num w:numId="16" w16cid:durableId="1792553291">
    <w:abstractNumId w:val="0"/>
  </w:num>
  <w:num w:numId="17" w16cid:durableId="1337922448">
    <w:abstractNumId w:val="0"/>
  </w:num>
  <w:num w:numId="18" w16cid:durableId="1968850911">
    <w:abstractNumId w:val="22"/>
  </w:num>
  <w:num w:numId="19" w16cid:durableId="2053380150">
    <w:abstractNumId w:val="9"/>
  </w:num>
  <w:num w:numId="20" w16cid:durableId="2095470238">
    <w:abstractNumId w:val="30"/>
  </w:num>
  <w:num w:numId="21" w16cid:durableId="991525855">
    <w:abstractNumId w:val="52"/>
  </w:num>
  <w:num w:numId="22" w16cid:durableId="1768765766">
    <w:abstractNumId w:val="14"/>
  </w:num>
  <w:num w:numId="23" w16cid:durableId="1810245621">
    <w:abstractNumId w:val="24"/>
  </w:num>
  <w:num w:numId="24" w16cid:durableId="411974727">
    <w:abstractNumId w:val="46"/>
  </w:num>
  <w:num w:numId="25" w16cid:durableId="563101029">
    <w:abstractNumId w:val="17"/>
  </w:num>
  <w:num w:numId="26" w16cid:durableId="31737453">
    <w:abstractNumId w:val="55"/>
  </w:num>
  <w:num w:numId="27" w16cid:durableId="306740458">
    <w:abstractNumId w:val="4"/>
  </w:num>
  <w:num w:numId="28" w16cid:durableId="1989357990">
    <w:abstractNumId w:val="12"/>
  </w:num>
  <w:num w:numId="29" w16cid:durableId="1983541665">
    <w:abstractNumId w:val="56"/>
  </w:num>
  <w:num w:numId="30" w16cid:durableId="1881476010">
    <w:abstractNumId w:val="39"/>
  </w:num>
  <w:num w:numId="31" w16cid:durableId="882134777">
    <w:abstractNumId w:val="35"/>
  </w:num>
  <w:num w:numId="32" w16cid:durableId="1872110706">
    <w:abstractNumId w:val="31"/>
  </w:num>
  <w:num w:numId="33" w16cid:durableId="1359114982">
    <w:abstractNumId w:val="11"/>
  </w:num>
  <w:num w:numId="34" w16cid:durableId="642320406">
    <w:abstractNumId w:val="28"/>
  </w:num>
  <w:num w:numId="35" w16cid:durableId="1905482708">
    <w:abstractNumId w:val="40"/>
  </w:num>
  <w:num w:numId="36" w16cid:durableId="805270389">
    <w:abstractNumId w:val="10"/>
  </w:num>
  <w:num w:numId="37" w16cid:durableId="254218374">
    <w:abstractNumId w:val="36"/>
  </w:num>
  <w:num w:numId="38" w16cid:durableId="709574024">
    <w:abstractNumId w:val="33"/>
  </w:num>
  <w:num w:numId="39" w16cid:durableId="1244681260">
    <w:abstractNumId w:val="50"/>
  </w:num>
  <w:num w:numId="40" w16cid:durableId="1894003353">
    <w:abstractNumId w:val="37"/>
  </w:num>
  <w:num w:numId="41" w16cid:durableId="1518346220">
    <w:abstractNumId w:val="43"/>
  </w:num>
  <w:num w:numId="42" w16cid:durableId="1626082200">
    <w:abstractNumId w:val="15"/>
  </w:num>
  <w:num w:numId="43" w16cid:durableId="1978994168">
    <w:abstractNumId w:val="23"/>
  </w:num>
  <w:num w:numId="44" w16cid:durableId="670988448">
    <w:abstractNumId w:val="1"/>
  </w:num>
  <w:num w:numId="45" w16cid:durableId="1389722062">
    <w:abstractNumId w:val="34"/>
  </w:num>
  <w:num w:numId="46" w16cid:durableId="618150726">
    <w:abstractNumId w:val="8"/>
  </w:num>
  <w:num w:numId="47" w16cid:durableId="611984989">
    <w:abstractNumId w:val="3"/>
  </w:num>
  <w:num w:numId="48" w16cid:durableId="1851020423">
    <w:abstractNumId w:val="44"/>
  </w:num>
  <w:num w:numId="49" w16cid:durableId="32507598">
    <w:abstractNumId w:val="59"/>
  </w:num>
  <w:num w:numId="50" w16cid:durableId="1248540170">
    <w:abstractNumId w:val="7"/>
  </w:num>
  <w:num w:numId="51" w16cid:durableId="1587571349">
    <w:abstractNumId w:val="13"/>
  </w:num>
  <w:num w:numId="52" w16cid:durableId="724646664">
    <w:abstractNumId w:val="54"/>
  </w:num>
  <w:num w:numId="53" w16cid:durableId="1909877584">
    <w:abstractNumId w:val="26"/>
  </w:num>
  <w:num w:numId="54" w16cid:durableId="952201494">
    <w:abstractNumId w:val="20"/>
  </w:num>
  <w:num w:numId="55" w16cid:durableId="398864612">
    <w:abstractNumId w:val="58"/>
  </w:num>
  <w:num w:numId="56" w16cid:durableId="1636106463">
    <w:abstractNumId w:val="49"/>
  </w:num>
  <w:num w:numId="57" w16cid:durableId="607544416">
    <w:abstractNumId w:val="29"/>
  </w:num>
  <w:num w:numId="58" w16cid:durableId="140464965">
    <w:abstractNumId w:val="32"/>
  </w:num>
  <w:num w:numId="59" w16cid:durableId="1219896326">
    <w:abstractNumId w:val="19"/>
  </w:num>
  <w:num w:numId="60" w16cid:durableId="920984993">
    <w:abstractNumId w:val="18"/>
  </w:num>
  <w:num w:numId="61" w16cid:durableId="247009366">
    <w:abstractNumId w:val="27"/>
  </w:num>
  <w:num w:numId="62" w16cid:durableId="1969699453">
    <w:abstractNumId w:val="47"/>
  </w:num>
  <w:num w:numId="63" w16cid:durableId="462427819">
    <w:abstractNumId w:val="42"/>
  </w:num>
  <w:num w:numId="64" w16cid:durableId="1633945008">
    <w:abstractNumId w:val="48"/>
  </w:num>
  <w:num w:numId="65" w16cid:durableId="1465734474">
    <w:abstractNumId w:val="6"/>
  </w:num>
  <w:num w:numId="66" w16cid:durableId="485315820">
    <w:abstractNumId w:val="21"/>
  </w:num>
  <w:num w:numId="67" w16cid:durableId="1078096544">
    <w:abstractNumId w:val="16"/>
  </w:num>
  <w:num w:numId="68" w16cid:durableId="1196113252">
    <w:abstractNumId w:val="45"/>
  </w:num>
  <w:num w:numId="69" w16cid:durableId="765925300">
    <w:abstractNumId w:val="41"/>
  </w:num>
  <w:num w:numId="70" w16cid:durableId="20593028">
    <w:abstractNumId w:val="57"/>
  </w:num>
  <w:num w:numId="71" w16cid:durableId="752510369">
    <w:abstractNumId w:val="51"/>
  </w:num>
  <w:num w:numId="72" w16cid:durableId="512426630">
    <w:abstractNumId w:val="38"/>
  </w:num>
  <w:num w:numId="73" w16cid:durableId="1853176999">
    <w:abstractNumId w:val="25"/>
  </w:num>
  <w:num w:numId="74" w16cid:durableId="1066951132">
    <w:abstractNumId w:val="53"/>
  </w:num>
  <w:num w:numId="75" w16cid:durableId="1152066812">
    <w:abstractNumId w:val="5"/>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Dominik">
    <w15:presenceInfo w15:providerId="AD" w15:userId="S::dominik.martin@haw-hamburg.de::6c622ef6-2127-44ab-8a55-4a8b86c665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C99"/>
    <w:rsid w:val="00001EFF"/>
    <w:rsid w:val="000053F1"/>
    <w:rsid w:val="00006DB8"/>
    <w:rsid w:val="00037ADE"/>
    <w:rsid w:val="00046857"/>
    <w:rsid w:val="000551F3"/>
    <w:rsid w:val="00075287"/>
    <w:rsid w:val="000C468B"/>
    <w:rsid w:val="000D773E"/>
    <w:rsid w:val="000E05BF"/>
    <w:rsid w:val="00121893"/>
    <w:rsid w:val="0013286E"/>
    <w:rsid w:val="00145599"/>
    <w:rsid w:val="00164CEE"/>
    <w:rsid w:val="002172E3"/>
    <w:rsid w:val="00246AC7"/>
    <w:rsid w:val="00251190"/>
    <w:rsid w:val="00251F4E"/>
    <w:rsid w:val="002708A9"/>
    <w:rsid w:val="0029609B"/>
    <w:rsid w:val="002A2826"/>
    <w:rsid w:val="002C3BFF"/>
    <w:rsid w:val="00300307"/>
    <w:rsid w:val="00303B0B"/>
    <w:rsid w:val="00310CB5"/>
    <w:rsid w:val="00325168"/>
    <w:rsid w:val="0034278D"/>
    <w:rsid w:val="00367A22"/>
    <w:rsid w:val="003A74CE"/>
    <w:rsid w:val="003B58B2"/>
    <w:rsid w:val="00473745"/>
    <w:rsid w:val="005133C3"/>
    <w:rsid w:val="00586ACF"/>
    <w:rsid w:val="00597929"/>
    <w:rsid w:val="00614950"/>
    <w:rsid w:val="00635AE5"/>
    <w:rsid w:val="00642859"/>
    <w:rsid w:val="00675D70"/>
    <w:rsid w:val="006922DD"/>
    <w:rsid w:val="006C17E0"/>
    <w:rsid w:val="006F5088"/>
    <w:rsid w:val="00722D56"/>
    <w:rsid w:val="007260D3"/>
    <w:rsid w:val="007B322A"/>
    <w:rsid w:val="007D67A1"/>
    <w:rsid w:val="00825C99"/>
    <w:rsid w:val="008278CD"/>
    <w:rsid w:val="00844AA4"/>
    <w:rsid w:val="0086170B"/>
    <w:rsid w:val="00881A7B"/>
    <w:rsid w:val="008B3BFA"/>
    <w:rsid w:val="008E33C4"/>
    <w:rsid w:val="008E3FBD"/>
    <w:rsid w:val="009001D5"/>
    <w:rsid w:val="0090069B"/>
    <w:rsid w:val="00900AF3"/>
    <w:rsid w:val="009224B0"/>
    <w:rsid w:val="009439EB"/>
    <w:rsid w:val="00972E48"/>
    <w:rsid w:val="00996C5C"/>
    <w:rsid w:val="009C5090"/>
    <w:rsid w:val="009D45DE"/>
    <w:rsid w:val="009D543C"/>
    <w:rsid w:val="009F7103"/>
    <w:rsid w:val="00A172DA"/>
    <w:rsid w:val="00A57EAD"/>
    <w:rsid w:val="00A63AAB"/>
    <w:rsid w:val="00A80D05"/>
    <w:rsid w:val="00A93EC0"/>
    <w:rsid w:val="00A94882"/>
    <w:rsid w:val="00AB057D"/>
    <w:rsid w:val="00AB1357"/>
    <w:rsid w:val="00AC67A5"/>
    <w:rsid w:val="00AE0157"/>
    <w:rsid w:val="00AE2153"/>
    <w:rsid w:val="00B36890"/>
    <w:rsid w:val="00BB7659"/>
    <w:rsid w:val="00BE6D5D"/>
    <w:rsid w:val="00C21FFC"/>
    <w:rsid w:val="00C417CF"/>
    <w:rsid w:val="00C74B59"/>
    <w:rsid w:val="00C74EED"/>
    <w:rsid w:val="00C8116B"/>
    <w:rsid w:val="00CA4F55"/>
    <w:rsid w:val="00CB2BAE"/>
    <w:rsid w:val="00CC1781"/>
    <w:rsid w:val="00CC29B6"/>
    <w:rsid w:val="00D252B8"/>
    <w:rsid w:val="00D440C6"/>
    <w:rsid w:val="00D71B4B"/>
    <w:rsid w:val="00D809C9"/>
    <w:rsid w:val="00DC3E69"/>
    <w:rsid w:val="00DD0EB0"/>
    <w:rsid w:val="00E04A1E"/>
    <w:rsid w:val="00E05404"/>
    <w:rsid w:val="00E30EEE"/>
    <w:rsid w:val="00E542A1"/>
    <w:rsid w:val="00E73FDC"/>
    <w:rsid w:val="00E76818"/>
    <w:rsid w:val="00E772AD"/>
    <w:rsid w:val="00EA4F04"/>
    <w:rsid w:val="00EE24F7"/>
    <w:rsid w:val="00EF4463"/>
    <w:rsid w:val="00F0400B"/>
    <w:rsid w:val="00F04363"/>
    <w:rsid w:val="00F42FE6"/>
    <w:rsid w:val="00FB6CDB"/>
    <w:rsid w:val="00FC48F1"/>
    <w:rsid w:val="00FD196A"/>
    <w:rsid w:val="00FE3D60"/>
    <w:rsid w:val="00FF0A9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1BF7"/>
  <w15:docId w15:val="{D40EB099-2BAA-C64C-A2EF-C33F9D1B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uiPriority w:val="34"/>
    <w:qFormat/>
    <w:rsid w:val="00EA4F04"/>
    <w:pPr>
      <w:ind w:left="720"/>
      <w:contextualSpacing/>
    </w:pPr>
  </w:style>
  <w:style w:type="paragraph" w:styleId="Header">
    <w:name w:val="header"/>
    <w:basedOn w:val="Normal"/>
    <w:link w:val="HeaderChar"/>
    <w:unhideWhenUsed/>
    <w:rsid w:val="006F5088"/>
    <w:pPr>
      <w:tabs>
        <w:tab w:val="center" w:pos="4513"/>
        <w:tab w:val="right" w:pos="9026"/>
      </w:tabs>
      <w:spacing w:after="0"/>
    </w:pPr>
  </w:style>
  <w:style w:type="character" w:customStyle="1" w:styleId="HeaderChar">
    <w:name w:val="Header Char"/>
    <w:basedOn w:val="DefaultParagraphFont"/>
    <w:link w:val="Header"/>
    <w:rsid w:val="006F5088"/>
  </w:style>
  <w:style w:type="paragraph" w:styleId="Footer">
    <w:name w:val="footer"/>
    <w:basedOn w:val="Normal"/>
    <w:link w:val="FooterChar"/>
    <w:unhideWhenUsed/>
    <w:rsid w:val="006F5088"/>
    <w:pPr>
      <w:tabs>
        <w:tab w:val="center" w:pos="4513"/>
        <w:tab w:val="right" w:pos="9026"/>
      </w:tabs>
      <w:spacing w:after="0"/>
    </w:pPr>
  </w:style>
  <w:style w:type="character" w:customStyle="1" w:styleId="FooterChar">
    <w:name w:val="Footer Char"/>
    <w:basedOn w:val="DefaultParagraphFont"/>
    <w:link w:val="Footer"/>
    <w:rsid w:val="006F5088"/>
  </w:style>
  <w:style w:type="character" w:styleId="FollowedHyperlink">
    <w:name w:val="FollowedHyperlink"/>
    <w:basedOn w:val="DefaultParagraphFont"/>
    <w:semiHidden/>
    <w:unhideWhenUsed/>
    <w:rsid w:val="00164CEE"/>
    <w:rPr>
      <w:color w:val="800080" w:themeColor="followedHyperlink"/>
      <w:u w:val="single"/>
    </w:rPr>
  </w:style>
  <w:style w:type="paragraph" w:styleId="Revision">
    <w:name w:val="Revision"/>
    <w:hidden/>
    <w:semiHidden/>
    <w:rsid w:val="00996C5C"/>
    <w:pPr>
      <w:spacing w:after="0"/>
    </w:pPr>
  </w:style>
  <w:style w:type="table" w:styleId="TableGrid">
    <w:name w:val="Table Grid"/>
    <w:basedOn w:val="TableNormal"/>
    <w:uiPriority w:val="39"/>
    <w:rsid w:val="002A28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0EB0"/>
    <w:pPr>
      <w:spacing w:before="100" w:beforeAutospacing="1" w:after="100" w:afterAutospacing="1"/>
    </w:pPr>
    <w:rPr>
      <w:rFonts w:ascii="Times New Roman" w:eastAsia="Times New Roman" w:hAnsi="Times New Roman" w:cs="Times New Roman"/>
      <w:lang w:val="en-DE" w:eastAsia="en-GB"/>
    </w:rPr>
  </w:style>
  <w:style w:type="character" w:styleId="Strong">
    <w:name w:val="Strong"/>
    <w:basedOn w:val="DefaultParagraphFont"/>
    <w:uiPriority w:val="22"/>
    <w:qFormat/>
    <w:rsid w:val="00DD0EB0"/>
    <w:rPr>
      <w:b/>
      <w:bCs/>
    </w:rPr>
  </w:style>
  <w:style w:type="character" w:styleId="UnresolvedMention">
    <w:name w:val="Unresolved Mention"/>
    <w:basedOn w:val="DefaultParagraphFont"/>
    <w:uiPriority w:val="99"/>
    <w:semiHidden/>
    <w:unhideWhenUsed/>
    <w:rsid w:val="00FE3D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2508">
      <w:bodyDiv w:val="1"/>
      <w:marLeft w:val="0"/>
      <w:marRight w:val="0"/>
      <w:marTop w:val="0"/>
      <w:marBottom w:val="0"/>
      <w:divBdr>
        <w:top w:val="none" w:sz="0" w:space="0" w:color="auto"/>
        <w:left w:val="none" w:sz="0" w:space="0" w:color="auto"/>
        <w:bottom w:val="none" w:sz="0" w:space="0" w:color="auto"/>
        <w:right w:val="none" w:sz="0" w:space="0" w:color="auto"/>
      </w:divBdr>
      <w:divsChild>
        <w:div w:id="1367828801">
          <w:marLeft w:val="0"/>
          <w:marRight w:val="0"/>
          <w:marTop w:val="0"/>
          <w:marBottom w:val="0"/>
          <w:divBdr>
            <w:top w:val="none" w:sz="0" w:space="0" w:color="auto"/>
            <w:left w:val="none" w:sz="0" w:space="0" w:color="auto"/>
            <w:bottom w:val="none" w:sz="0" w:space="0" w:color="auto"/>
            <w:right w:val="none" w:sz="0" w:space="0" w:color="auto"/>
          </w:divBdr>
          <w:divsChild>
            <w:div w:id="11788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481">
      <w:bodyDiv w:val="1"/>
      <w:marLeft w:val="0"/>
      <w:marRight w:val="0"/>
      <w:marTop w:val="0"/>
      <w:marBottom w:val="0"/>
      <w:divBdr>
        <w:top w:val="none" w:sz="0" w:space="0" w:color="auto"/>
        <w:left w:val="none" w:sz="0" w:space="0" w:color="auto"/>
        <w:bottom w:val="none" w:sz="0" w:space="0" w:color="auto"/>
        <w:right w:val="none" w:sz="0" w:space="0" w:color="auto"/>
      </w:divBdr>
    </w:div>
    <w:div w:id="527528398">
      <w:bodyDiv w:val="1"/>
      <w:marLeft w:val="0"/>
      <w:marRight w:val="0"/>
      <w:marTop w:val="0"/>
      <w:marBottom w:val="0"/>
      <w:divBdr>
        <w:top w:val="none" w:sz="0" w:space="0" w:color="auto"/>
        <w:left w:val="none" w:sz="0" w:space="0" w:color="auto"/>
        <w:bottom w:val="none" w:sz="0" w:space="0" w:color="auto"/>
        <w:right w:val="none" w:sz="0" w:space="0" w:color="auto"/>
      </w:divBdr>
      <w:divsChild>
        <w:div w:id="1440370874">
          <w:marLeft w:val="0"/>
          <w:marRight w:val="0"/>
          <w:marTop w:val="0"/>
          <w:marBottom w:val="0"/>
          <w:divBdr>
            <w:top w:val="none" w:sz="0" w:space="0" w:color="auto"/>
            <w:left w:val="none" w:sz="0" w:space="0" w:color="auto"/>
            <w:bottom w:val="none" w:sz="0" w:space="0" w:color="auto"/>
            <w:right w:val="none" w:sz="0" w:space="0" w:color="auto"/>
          </w:divBdr>
        </w:div>
      </w:divsChild>
    </w:div>
    <w:div w:id="675573570">
      <w:bodyDiv w:val="1"/>
      <w:marLeft w:val="0"/>
      <w:marRight w:val="0"/>
      <w:marTop w:val="0"/>
      <w:marBottom w:val="0"/>
      <w:divBdr>
        <w:top w:val="none" w:sz="0" w:space="0" w:color="auto"/>
        <w:left w:val="none" w:sz="0" w:space="0" w:color="auto"/>
        <w:bottom w:val="none" w:sz="0" w:space="0" w:color="auto"/>
        <w:right w:val="none" w:sz="0" w:space="0" w:color="auto"/>
      </w:divBdr>
    </w:div>
    <w:div w:id="1456481902">
      <w:bodyDiv w:val="1"/>
      <w:marLeft w:val="0"/>
      <w:marRight w:val="0"/>
      <w:marTop w:val="0"/>
      <w:marBottom w:val="0"/>
      <w:divBdr>
        <w:top w:val="none" w:sz="0" w:space="0" w:color="auto"/>
        <w:left w:val="none" w:sz="0" w:space="0" w:color="auto"/>
        <w:bottom w:val="none" w:sz="0" w:space="0" w:color="auto"/>
        <w:right w:val="none" w:sz="0" w:space="0" w:color="auto"/>
      </w:divBdr>
    </w:div>
    <w:div w:id="1465271060">
      <w:bodyDiv w:val="1"/>
      <w:marLeft w:val="0"/>
      <w:marRight w:val="0"/>
      <w:marTop w:val="0"/>
      <w:marBottom w:val="0"/>
      <w:divBdr>
        <w:top w:val="none" w:sz="0" w:space="0" w:color="auto"/>
        <w:left w:val="none" w:sz="0" w:space="0" w:color="auto"/>
        <w:bottom w:val="none" w:sz="0" w:space="0" w:color="auto"/>
        <w:right w:val="none" w:sz="0" w:space="0" w:color="auto"/>
      </w:divBdr>
    </w:div>
    <w:div w:id="1797094613">
      <w:bodyDiv w:val="1"/>
      <w:marLeft w:val="0"/>
      <w:marRight w:val="0"/>
      <w:marTop w:val="0"/>
      <w:marBottom w:val="0"/>
      <w:divBdr>
        <w:top w:val="none" w:sz="0" w:space="0" w:color="auto"/>
        <w:left w:val="none" w:sz="0" w:space="0" w:color="auto"/>
        <w:bottom w:val="none" w:sz="0" w:space="0" w:color="auto"/>
        <w:right w:val="none" w:sz="0" w:space="0" w:color="auto"/>
      </w:divBdr>
    </w:div>
    <w:div w:id="1806047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mailto:Dominik.martin@haw-hamburg.d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Martin.becke@haw-hamburg.d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Dominik.mueller@haw-hamburg.d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Can.heintze@haw-hamburg.d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34</Pages>
  <Words>3370</Words>
  <Characters>19214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arc42 Template</vt:lpstr>
    </vt:vector>
  </TitlesOfParts>
  <Company/>
  <LinksUpToDate>false</LinksUpToDate>
  <CharactersWithSpaces>22539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Martin, Dominik</dc:creator>
  <cp:keywords/>
  <cp:lastModifiedBy>Martin, Dominik</cp:lastModifiedBy>
  <cp:revision>14</cp:revision>
  <cp:lastPrinted>2023-01-07T15:40:00Z</cp:lastPrinted>
  <dcterms:created xsi:type="dcterms:W3CDTF">2023-01-07T15:40:00Z</dcterms:created>
  <dcterms:modified xsi:type="dcterms:W3CDTF">2023-01-07T18:18:00Z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Mai 2022</vt:lpwstr>
  </property>
</Properties>
</file>