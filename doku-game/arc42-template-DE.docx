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705FB" w14:textId="60E93C64" w:rsidR="00825C99" w:rsidRDefault="00675D70" w:rsidP="00675D70">
      <w:pPr>
        <w:pStyle w:val="Title"/>
        <w:rPr>
          <w:lang w:val="de-DE"/>
        </w:rPr>
      </w:pPr>
      <w:r>
        <w:rPr>
          <w:lang w:val="de-DE"/>
        </w:rPr>
        <w:t>Verteilte Systeme Praktikum</w:t>
      </w:r>
    </w:p>
    <w:p w14:paraId="6EBEA756" w14:textId="58CBA01D" w:rsidR="00675D70" w:rsidRPr="00675D70" w:rsidRDefault="00675D70" w:rsidP="00675D70">
      <w:pPr>
        <w:pStyle w:val="Heading3"/>
        <w:jc w:val="center"/>
        <w:rPr>
          <w:lang w:val="de-DE"/>
        </w:rPr>
      </w:pPr>
      <w:r w:rsidRPr="00675D70">
        <w:rPr>
          <w:lang w:val="de-DE"/>
        </w:rPr>
        <w:t>Tron Game Dokumentation</w:t>
      </w:r>
    </w:p>
    <w:p w14:paraId="7A263EFB" w14:textId="2BD941AE" w:rsidR="00675D70" w:rsidRDefault="00675D70" w:rsidP="00675D70">
      <w:pPr>
        <w:pStyle w:val="Heading3"/>
        <w:jc w:val="center"/>
        <w:rPr>
          <w:lang w:val="de-DE"/>
        </w:rPr>
      </w:pPr>
      <w:r>
        <w:rPr>
          <w:lang w:val="de-DE"/>
        </w:rPr>
        <w:t>Wintersemester 2022/2023</w:t>
      </w:r>
    </w:p>
    <w:p w14:paraId="48B968DB" w14:textId="7B85C533" w:rsidR="00675D70" w:rsidRDefault="00675D70" w:rsidP="00675D70">
      <w:pPr>
        <w:pStyle w:val="Heading3"/>
        <w:jc w:val="center"/>
        <w:rPr>
          <w:lang w:val="de-DE"/>
        </w:rPr>
      </w:pPr>
      <w:r>
        <w:rPr>
          <w:lang w:val="de-DE"/>
        </w:rPr>
        <w:t xml:space="preserve">Gruppe: Beta 5 </w:t>
      </w:r>
    </w:p>
    <w:p w14:paraId="55EB3C9F" w14:textId="6514901B" w:rsidR="00675D70" w:rsidRPr="00675D70" w:rsidRDefault="00675D70" w:rsidP="00675D70">
      <w:pPr>
        <w:pStyle w:val="Heading4"/>
        <w:jc w:val="center"/>
        <w:rPr>
          <w:lang w:val="de-DE"/>
        </w:rPr>
      </w:pPr>
      <w:r>
        <w:rPr>
          <w:lang w:val="de-DE"/>
        </w:rPr>
        <w:t>Dominik Martin, Can Heintze, Dominik Mueller</w:t>
      </w:r>
    </w:p>
    <w:p w14:paraId="69C98F5D" w14:textId="77777777" w:rsidR="00675D70" w:rsidRDefault="00675D70" w:rsidP="006922DD">
      <w:pPr>
        <w:pStyle w:val="Heading1"/>
        <w:rPr>
          <w:lang w:val="de-DE"/>
        </w:rPr>
      </w:pPr>
      <w:bookmarkStart w:id="0" w:name="section-introduction-and-goals"/>
    </w:p>
    <w:p w14:paraId="5731CEF8" w14:textId="114045FC" w:rsidR="00C8116B" w:rsidRPr="00C8116B" w:rsidRDefault="00CC29B6" w:rsidP="006922DD">
      <w:pPr>
        <w:pStyle w:val="Heading1"/>
        <w:rPr>
          <w:lang w:val="de-DE"/>
        </w:rPr>
      </w:pPr>
      <w:r w:rsidRPr="00C8116B">
        <w:rPr>
          <w:lang w:val="de-DE"/>
        </w:rPr>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7DF58E35" w:rsidR="00FE3D60" w:rsidRPr="00164CEE" w:rsidRDefault="00996C5C" w:rsidP="00996C5C">
      <w:pPr>
        <w:rPr>
          <w:lang w:val="de-DE"/>
        </w:rPr>
      </w:pPr>
      <w:r>
        <w:rPr>
          <w:lang w:val="de-DE"/>
        </w:rPr>
        <w:t xml:space="preserve">Dieses Dokument beschreibt eine </w:t>
      </w:r>
      <w:r w:rsidRPr="00164CEE">
        <w:rPr>
          <w:lang w:val="de-DE"/>
        </w:rPr>
        <w:t>Advanced Client – Server Spielvariante von Tron</w:t>
      </w:r>
      <w:r>
        <w:rPr>
          <w:lang w:val="de-DE"/>
        </w:rPr>
        <w:t xml:space="preserve">. Tron ist ein action </w:t>
      </w:r>
      <w:r w:rsidR="00675D70">
        <w:rPr>
          <w:lang w:val="de-DE"/>
        </w:rPr>
        <w:t>Rennspiel</w:t>
      </w:r>
      <w:r>
        <w:rPr>
          <w:lang w:val="de-DE"/>
        </w:rPr>
        <w:t xml:space="preserve">, bei dem Motorräder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Es wird Bildschirm 1 angezeigt.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Erfolgsszenario:</w:t>
      </w:r>
    </w:p>
    <w:p w14:paraId="5CEEF997" w14:textId="4B58AA75" w:rsidR="00DD0EB0" w:rsidRPr="00DD0EB0" w:rsidRDefault="00DD0EB0">
      <w:pPr>
        <w:numPr>
          <w:ilvl w:val="0"/>
          <w:numId w:val="20"/>
        </w:numPr>
        <w:spacing w:after="100"/>
        <w:rPr>
          <w:lang w:val="de-DE"/>
        </w:rPr>
      </w:pPr>
      <w:r w:rsidRPr="00DD0EB0">
        <w:rPr>
          <w:lang w:val="de-DE"/>
        </w:rPr>
        <w:t xml:space="preserve">System erzeugt GUI </w:t>
      </w:r>
      <w:r w:rsidR="00303B0B" w:rsidRPr="00DD0EB0">
        <w:rPr>
          <w:lang w:val="de-DE"/>
        </w:rPr>
        <w:t>Für</w:t>
      </w:r>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Das System zeigt ein Eingabefeld für die Spieleranzahl an, das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AA60A3" w:rsidP="0029609B">
      <w:pPr>
        <w:spacing w:after="100"/>
      </w:pPr>
      <w:ins w:id="2" w:author="Martin, Dominik" w:date="2022-10-19T19:03:00Z">
        <w:r>
          <w:rPr>
            <w:noProof/>
          </w:rPr>
          <w:pict w14:anchorId="670D9FF8">
            <v:rect id="_x0000_i1032"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1560F725" w:rsidR="00DD0EB0" w:rsidRPr="00DD0EB0" w:rsidRDefault="00DD0EB0">
      <w:pPr>
        <w:numPr>
          <w:ilvl w:val="0"/>
          <w:numId w:val="24"/>
        </w:numPr>
        <w:spacing w:after="100"/>
      </w:pPr>
      <w:r w:rsidRPr="00DD0EB0">
        <w:t>Spiel</w:t>
      </w:r>
      <w:r w:rsidR="00E772AD">
        <w:t xml:space="preserve"> </w:t>
      </w:r>
      <w:r w:rsidRPr="00DD0EB0">
        <w:t>(Programm) wurde gestartet</w:t>
      </w:r>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Der Spieler wählt das Feld für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lastRenderedPageBreak/>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Das Spiel überprüft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3BF6BBFD" w:rsidR="00DD0EB0" w:rsidRPr="00DD0EB0" w:rsidRDefault="00DD0EB0">
      <w:pPr>
        <w:numPr>
          <w:ilvl w:val="0"/>
          <w:numId w:val="26"/>
        </w:numPr>
        <w:spacing w:after="100"/>
        <w:rPr>
          <w:lang w:val="de-DE"/>
        </w:rPr>
      </w:pPr>
      <w:r w:rsidRPr="00DD0EB0">
        <w:rPr>
          <w:lang w:val="de-DE"/>
        </w:rPr>
        <w:t xml:space="preserve">Das. System erstellt die GUI </w:t>
      </w:r>
      <w:r w:rsidR="00D252B8">
        <w:rPr>
          <w:lang w:val="de-DE"/>
        </w:rPr>
        <w:t>für</w:t>
      </w:r>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UC-1 Spieleranzahl festlegen</w:t>
      </w:r>
    </w:p>
    <w:p w14:paraId="471D099E" w14:textId="77777777" w:rsidR="00DD0EB0" w:rsidRPr="00DD0EB0" w:rsidRDefault="00AA60A3" w:rsidP="0029609B">
      <w:pPr>
        <w:spacing w:after="100"/>
      </w:pPr>
      <w:ins w:id="3" w:author="Martin, Dominik" w:date="2022-10-19T19:03:00Z">
        <w:r>
          <w:rPr>
            <w:noProof/>
          </w:rPr>
          <w:pict w14:anchorId="45E7B795">
            <v:rect id="_x0000_i1031"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r w:rsidRPr="00DD0EB0">
        <w:t>Bildschirm 2 wurde angezeigt</w:t>
      </w:r>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Das System startet einen Countdown</w:t>
      </w:r>
    </w:p>
    <w:p w14:paraId="29F63AAC" w14:textId="77777777" w:rsidR="00DD0EB0" w:rsidRPr="00DD0EB0" w:rsidRDefault="00DD0EB0">
      <w:pPr>
        <w:numPr>
          <w:ilvl w:val="0"/>
          <w:numId w:val="31"/>
        </w:numPr>
        <w:spacing w:after="100"/>
        <w:rPr>
          <w:lang w:val="de-DE"/>
        </w:rPr>
      </w:pPr>
      <w:r w:rsidRPr="00DD0EB0">
        <w:rPr>
          <w:lang w:val="de-DE"/>
        </w:rPr>
        <w:t>Der jeweilige Spieler klickt auf eine Taste in einer der vordefinierten steuerungsbereichen</w:t>
      </w:r>
    </w:p>
    <w:p w14:paraId="6635B16C" w14:textId="77777777" w:rsidR="00DD0EB0" w:rsidRPr="00DD0EB0" w:rsidRDefault="00DD0EB0">
      <w:pPr>
        <w:numPr>
          <w:ilvl w:val="0"/>
          <w:numId w:val="31"/>
        </w:numPr>
        <w:spacing w:after="100"/>
        <w:rPr>
          <w:lang w:val="de-DE"/>
        </w:rPr>
      </w:pPr>
      <w:r w:rsidRPr="00DD0EB0">
        <w:rPr>
          <w:lang w:val="de-DE"/>
        </w:rPr>
        <w:t>Das System merkt sich, dass ein neuer Spieler auf dem gerade gedrückten steuerungsbereich beigetreten ist</w:t>
      </w:r>
    </w:p>
    <w:p w14:paraId="34E46D61" w14:textId="77777777" w:rsidR="00DD0EB0" w:rsidRPr="00DD0EB0" w:rsidRDefault="00DD0EB0">
      <w:pPr>
        <w:numPr>
          <w:ilvl w:val="0"/>
          <w:numId w:val="31"/>
        </w:numPr>
        <w:spacing w:after="100"/>
        <w:rPr>
          <w:lang w:val="de-DE"/>
        </w:rPr>
      </w:pPr>
      <w:r w:rsidRPr="00DD0EB0">
        <w:rPr>
          <w:lang w:val="de-DE"/>
        </w:rPr>
        <w:t>Sobald der Countdown zu ende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b. Es sind nicht genug spieler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lastRenderedPageBreak/>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r w:rsidRPr="00DD0EB0">
        <w:rPr>
          <w:lang w:val="de-DE"/>
        </w:rPr>
        <w:t>jedes mal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UC-1: Spieleranzahl festlegen</w:t>
      </w:r>
    </w:p>
    <w:p w14:paraId="47351D95" w14:textId="77777777" w:rsidR="00DD0EB0" w:rsidRPr="00DD0EB0" w:rsidRDefault="00DD0EB0">
      <w:pPr>
        <w:numPr>
          <w:ilvl w:val="0"/>
          <w:numId w:val="34"/>
        </w:numPr>
        <w:spacing w:after="100"/>
      </w:pPr>
      <w:r w:rsidRPr="00DD0EB0">
        <w:t>UC-2: Spiel Starten</w:t>
      </w:r>
    </w:p>
    <w:p w14:paraId="5BBCACDA" w14:textId="77777777" w:rsidR="00DD0EB0" w:rsidRPr="00DD0EB0" w:rsidRDefault="00AA60A3" w:rsidP="0029609B">
      <w:pPr>
        <w:spacing w:after="100"/>
      </w:pPr>
      <w:ins w:id="4" w:author="Martin, Dominik" w:date="2022-10-19T19:03:00Z">
        <w:r>
          <w:rPr>
            <w:noProof/>
          </w:rPr>
          <w:pict w14:anchorId="257E7F97">
            <v:rect id="_x0000_i1030"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2C9E8239" w:rsidR="00DD0EB0" w:rsidRPr="00DD0EB0" w:rsidRDefault="00DD0EB0">
      <w:pPr>
        <w:numPr>
          <w:ilvl w:val="0"/>
          <w:numId w:val="35"/>
        </w:numPr>
        <w:spacing w:after="100"/>
        <w:rPr>
          <w:lang w:val="de-DE"/>
        </w:rPr>
      </w:pPr>
      <w:r w:rsidRPr="00DD0EB0">
        <w:rPr>
          <w:lang w:val="de-DE"/>
        </w:rPr>
        <w:t xml:space="preserve">Der Spieler befindet sich </w:t>
      </w:r>
      <w:r w:rsidR="00675D70" w:rsidRPr="00DD0EB0">
        <w:rPr>
          <w:lang w:val="de-DE"/>
        </w:rPr>
        <w:t>in einem laufenden Spiel</w:t>
      </w:r>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AA60A3" w:rsidP="0029609B">
      <w:pPr>
        <w:spacing w:after="100"/>
      </w:pPr>
      <w:ins w:id="5" w:author="Martin, Dominik" w:date="2022-10-19T19:03:00Z">
        <w:r>
          <w:rPr>
            <w:noProof/>
          </w:rPr>
          <w:pict w14:anchorId="409C24E9">
            <v:rect id="_x0000_i1029"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t>Ein Spieler fährt gegen eine Wand</w:t>
      </w:r>
    </w:p>
    <w:p w14:paraId="6C6707ED" w14:textId="26C3855C" w:rsidR="00DD0EB0" w:rsidRPr="00DD0EB0" w:rsidRDefault="00DD0EB0">
      <w:pPr>
        <w:numPr>
          <w:ilvl w:val="0"/>
          <w:numId w:val="37"/>
        </w:numPr>
        <w:spacing w:after="100"/>
        <w:rPr>
          <w:lang w:val="de-DE"/>
        </w:rPr>
      </w:pPr>
      <w:r w:rsidRPr="00DD0EB0">
        <w:rPr>
          <w:lang w:val="de-DE"/>
        </w:rPr>
        <w:t xml:space="preserve">Ein Spieler fährt </w:t>
      </w:r>
      <w:r w:rsidR="00675D70" w:rsidRPr="00DD0EB0">
        <w:rPr>
          <w:lang w:val="de-DE"/>
        </w:rPr>
        <w:t>gegen</w:t>
      </w:r>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671894A5" w:rsidR="00DD0EB0" w:rsidRPr="00DD0EB0" w:rsidRDefault="00DD0EB0">
      <w:pPr>
        <w:numPr>
          <w:ilvl w:val="0"/>
          <w:numId w:val="37"/>
        </w:numPr>
        <w:spacing w:after="100"/>
        <w:rPr>
          <w:lang w:val="de-DE"/>
        </w:rPr>
      </w:pPr>
      <w:r w:rsidRPr="00DD0EB0">
        <w:rPr>
          <w:lang w:val="de-DE"/>
        </w:rPr>
        <w:t xml:space="preserve">Beide Spieler sterben wenn sie einen Frontalen </w:t>
      </w:r>
      <w:r w:rsidR="00675D70" w:rsidRPr="00DD0EB0">
        <w:rPr>
          <w:lang w:val="de-DE"/>
        </w:rPr>
        <w:t>Zusammenstoß</w:t>
      </w:r>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lastRenderedPageBreak/>
        <w:t>Der Spieler hat das Spiel gestartet</w:t>
      </w:r>
    </w:p>
    <w:p w14:paraId="7E6F13DA" w14:textId="77777777" w:rsidR="00DD0EB0" w:rsidRPr="00DD0EB0" w:rsidRDefault="00DD0EB0">
      <w:pPr>
        <w:numPr>
          <w:ilvl w:val="0"/>
          <w:numId w:val="38"/>
        </w:numPr>
        <w:spacing w:after="100"/>
      </w:pPr>
      <w:r w:rsidRPr="00DD0EB0">
        <w:t>Spieler sind dem Spiel beigetreten</w:t>
      </w:r>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Der Schatten des Spielers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1346D663" w:rsidR="00DD0EB0" w:rsidRPr="00DD0EB0" w:rsidRDefault="00DD0EB0">
      <w:pPr>
        <w:numPr>
          <w:ilvl w:val="0"/>
          <w:numId w:val="40"/>
        </w:numPr>
        <w:spacing w:after="100"/>
        <w:rPr>
          <w:lang w:val="de-DE"/>
        </w:rPr>
      </w:pPr>
      <w:r w:rsidRPr="00DD0EB0">
        <w:rPr>
          <w:lang w:val="de-DE"/>
        </w:rPr>
        <w:t xml:space="preserve">Das Spiel wird </w:t>
      </w:r>
      <w:r w:rsidR="00675D70" w:rsidRPr="00DD0EB0">
        <w:rPr>
          <w:lang w:val="de-DE"/>
        </w:rPr>
        <w:t>weitergespielt</w:t>
      </w:r>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01F9D3EE" w:rsidR="00DD0EB0" w:rsidRPr="00DD0EB0" w:rsidRDefault="00DD0EB0">
      <w:pPr>
        <w:numPr>
          <w:ilvl w:val="0"/>
          <w:numId w:val="41"/>
        </w:numPr>
        <w:spacing w:after="100"/>
        <w:rPr>
          <w:lang w:val="de-DE"/>
        </w:rPr>
      </w:pPr>
      <w:r w:rsidRPr="00DD0EB0">
        <w:rPr>
          <w:lang w:val="de-DE"/>
        </w:rPr>
        <w:t xml:space="preserve">In jedem Spiel, welches </w:t>
      </w:r>
      <w:r w:rsidR="00675D70" w:rsidRPr="00DD0EB0">
        <w:rPr>
          <w:lang w:val="de-DE"/>
        </w:rPr>
        <w:t>Gespielt</w:t>
      </w:r>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UC-4 Bewegung eines spielers</w:t>
      </w:r>
    </w:p>
    <w:p w14:paraId="4714E6AF" w14:textId="77777777" w:rsidR="00DD0EB0" w:rsidRPr="00DD0EB0" w:rsidRDefault="00AA60A3" w:rsidP="0029609B">
      <w:pPr>
        <w:spacing w:after="100"/>
      </w:pPr>
      <w:ins w:id="6" w:author="Martin, Dominik" w:date="2022-10-19T19:03:00Z">
        <w:r>
          <w:rPr>
            <w:noProof/>
          </w:rPr>
          <w:pict w14:anchorId="666ACD55">
            <v:rect id="_x0000_i1028" alt="" style="width:451.3pt;height:.05pt;mso-width-percent:0;mso-height-percent:0;mso-width-percent:0;mso-height-percent:0" o:hralign="center" o:hrstd="t" o:hr="t" fillcolor="#a0a0a0" stroked="f"/>
          </w:pict>
        </w:r>
      </w:ins>
    </w:p>
    <w:p w14:paraId="07E29CC5" w14:textId="77777777" w:rsidR="00DD0EB0" w:rsidRPr="00DD0EB0" w:rsidRDefault="00DD0EB0" w:rsidP="0029609B">
      <w:pPr>
        <w:pStyle w:val="NormalWeb"/>
        <w:spacing w:before="0" w:beforeAutospacing="0" w:afterAutospacing="0"/>
        <w:rPr>
          <w:rFonts w:asciiTheme="minorHAnsi" w:hAnsiTheme="minorHAnsi"/>
        </w:rPr>
      </w:pPr>
      <w:r w:rsidRPr="00844AA4">
        <w:rPr>
          <w:rStyle w:val="Strong"/>
          <w:rFonts w:asciiTheme="minorHAnsi" w:hAnsiTheme="minorHAnsi"/>
          <w:highlight w:val="red"/>
        </w:rPr>
        <w:t>Nummer:</w:t>
      </w:r>
      <w:r w:rsidRPr="00844AA4">
        <w:rPr>
          <w:rFonts w:asciiTheme="minorHAnsi" w:hAnsiTheme="minorHAnsi"/>
          <w:highlight w:val="red"/>
        </w:rPr>
        <w:t> UC-6</w:t>
      </w:r>
    </w:p>
    <w:p w14:paraId="1BA4F93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Countdown zum Spielstart wird angezeigt</w:t>
      </w:r>
    </w:p>
    <w:p w14:paraId="22F8E5E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System</w:t>
      </w:r>
    </w:p>
    <w:p w14:paraId="4197C6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Die Spieler werden visuell auf den bevorstehenden Start des Spiels hingewiesen.</w:t>
      </w:r>
    </w:p>
    <w:p w14:paraId="769793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Abschluss des UC-3. (Spiel wurde gestartet)</w:t>
      </w:r>
    </w:p>
    <w:p w14:paraId="2FFD07F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9266206" w14:textId="77777777" w:rsidR="00DD0EB0" w:rsidRPr="00DD0EB0" w:rsidRDefault="00DD0EB0">
      <w:pPr>
        <w:numPr>
          <w:ilvl w:val="0"/>
          <w:numId w:val="43"/>
        </w:numPr>
        <w:spacing w:after="100"/>
      </w:pPr>
      <w:r w:rsidRPr="00DD0EB0">
        <w:t>Bildschirm 3 wird angezeigt.</w:t>
      </w:r>
    </w:p>
    <w:p w14:paraId="708B3FD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291E10A0" w14:textId="77777777" w:rsidR="00DD0EB0" w:rsidRPr="00DD0EB0" w:rsidRDefault="00DD0EB0">
      <w:pPr>
        <w:numPr>
          <w:ilvl w:val="0"/>
          <w:numId w:val="44"/>
        </w:numPr>
        <w:spacing w:after="100"/>
      </w:pPr>
      <w:r w:rsidRPr="00DD0EB0">
        <w:t>Spiel ist gestartet.</w:t>
      </w:r>
    </w:p>
    <w:p w14:paraId="0170900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6526ECD" w14:textId="4ECA73CE" w:rsidR="00DD0EB0" w:rsidRPr="00DD0EB0" w:rsidRDefault="00DD0EB0">
      <w:pPr>
        <w:numPr>
          <w:ilvl w:val="0"/>
          <w:numId w:val="45"/>
        </w:numPr>
        <w:spacing w:after="100"/>
        <w:rPr>
          <w:lang w:val="de-DE"/>
        </w:rPr>
      </w:pPr>
      <w:r w:rsidRPr="00DD0EB0">
        <w:rPr>
          <w:lang w:val="de-DE"/>
        </w:rPr>
        <w:t xml:space="preserve">Das System erstellt die GUI </w:t>
      </w:r>
      <w:r w:rsidR="00FD196A">
        <w:rPr>
          <w:lang w:val="de-DE"/>
        </w:rPr>
        <w:t>für</w:t>
      </w:r>
      <w:r w:rsidRPr="00DD0EB0">
        <w:rPr>
          <w:lang w:val="de-DE"/>
        </w:rPr>
        <w:t xml:space="preserve"> das Spielfeld</w:t>
      </w:r>
    </w:p>
    <w:p w14:paraId="33719DE5" w14:textId="77777777" w:rsidR="00DD0EB0" w:rsidRPr="00DD0EB0" w:rsidRDefault="00DD0EB0">
      <w:pPr>
        <w:numPr>
          <w:ilvl w:val="0"/>
          <w:numId w:val="45"/>
        </w:numPr>
        <w:spacing w:after="100"/>
      </w:pPr>
      <w:r w:rsidRPr="00DD0EB0">
        <w:t>Bildschrim 3 (Spielfeld) wird angezeigt.</w:t>
      </w:r>
    </w:p>
    <w:p w14:paraId="28C31CF4" w14:textId="129592DA" w:rsidR="00DD0EB0" w:rsidRPr="00DD0EB0" w:rsidRDefault="00DD0EB0">
      <w:pPr>
        <w:numPr>
          <w:ilvl w:val="0"/>
          <w:numId w:val="45"/>
        </w:numPr>
        <w:spacing w:after="100"/>
        <w:rPr>
          <w:lang w:val="de-DE"/>
        </w:rPr>
      </w:pPr>
      <w:r w:rsidRPr="00DD0EB0">
        <w:rPr>
          <w:lang w:val="de-DE"/>
        </w:rPr>
        <w:t xml:space="preserve">Es erscheinen in großen Buchstaben der Reihenfolge </w:t>
      </w:r>
      <w:r w:rsidR="00675D70" w:rsidRPr="00DD0EB0">
        <w:rPr>
          <w:lang w:val="de-DE"/>
        </w:rPr>
        <w:t>nach den Ausgaben</w:t>
      </w:r>
      <w:r w:rsidRPr="00DD0EB0">
        <w:rPr>
          <w:lang w:val="de-DE"/>
        </w:rPr>
        <w:t xml:space="preserve"> “3”, “2”, “1”, “Go!” im Abstand von jeweils einer Sekunde.</w:t>
      </w:r>
    </w:p>
    <w:p w14:paraId="603A9069" w14:textId="77777777" w:rsidR="00DD0EB0" w:rsidRPr="00DD0EB0" w:rsidRDefault="00DD0EB0">
      <w:pPr>
        <w:numPr>
          <w:ilvl w:val="0"/>
          <w:numId w:val="45"/>
        </w:numPr>
        <w:spacing w:after="100"/>
      </w:pPr>
      <w:r w:rsidRPr="00DD0EB0">
        <w:t>Das Spiel startet.</w:t>
      </w:r>
    </w:p>
    <w:p w14:paraId="41C2E8D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6D6B014D" w14:textId="77777777" w:rsidR="00DD0EB0" w:rsidRPr="00DD0EB0" w:rsidRDefault="00DD0EB0">
      <w:pPr>
        <w:numPr>
          <w:ilvl w:val="0"/>
          <w:numId w:val="46"/>
        </w:numPr>
        <w:spacing w:after="100"/>
      </w:pPr>
      <w:r w:rsidRPr="00DD0EB0">
        <w:lastRenderedPageBreak/>
        <w:t>Bei jedem Spielstart.</w:t>
      </w:r>
    </w:p>
    <w:p w14:paraId="3D1DE3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3EB0814D" w14:textId="77777777" w:rsidR="00DD0EB0" w:rsidRPr="00DD0EB0" w:rsidRDefault="00DD0EB0">
      <w:pPr>
        <w:numPr>
          <w:ilvl w:val="0"/>
          <w:numId w:val="47"/>
        </w:numPr>
        <w:spacing w:after="100"/>
        <w:rPr>
          <w:lang w:val="de-DE"/>
        </w:rPr>
      </w:pPr>
      <w:r w:rsidRPr="00DD0EB0">
        <w:rPr>
          <w:lang w:val="de-DE"/>
        </w:rPr>
        <w:t>UC-3 Spieler treten dem Spiel bei</w:t>
      </w:r>
    </w:p>
    <w:p w14:paraId="145D4D54" w14:textId="77777777" w:rsidR="00DD0EB0" w:rsidRPr="00DD0EB0" w:rsidRDefault="00AA60A3" w:rsidP="0029609B">
      <w:pPr>
        <w:spacing w:after="100"/>
      </w:pPr>
      <w:ins w:id="7" w:author="Martin, Dominik" w:date="2022-10-19T19:03:00Z">
        <w:r>
          <w:rPr>
            <w:noProof/>
          </w:rPr>
          <w:pict w14:anchorId="7E2E0F76">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Ein Spiel wurde gestartet</w:t>
      </w:r>
    </w:p>
    <w:p w14:paraId="0849EF7A" w14:textId="77777777" w:rsidR="00DD0EB0" w:rsidRPr="00DD0EB0" w:rsidRDefault="00DD0EB0">
      <w:pPr>
        <w:numPr>
          <w:ilvl w:val="0"/>
          <w:numId w:val="48"/>
        </w:numPr>
        <w:spacing w:after="100"/>
      </w:pPr>
      <w:r w:rsidRPr="00DD0EB0">
        <w:t>Das Spiel wurde geladen</w:t>
      </w:r>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Das System berechnet faire Startpositionen</w:t>
      </w:r>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UC-2 starten eines Spiels</w:t>
      </w:r>
    </w:p>
    <w:p w14:paraId="0F360822" w14:textId="77777777" w:rsidR="00DD0EB0" w:rsidRPr="00DD0EB0" w:rsidRDefault="00AA60A3" w:rsidP="0029609B">
      <w:pPr>
        <w:spacing w:after="100"/>
      </w:pPr>
      <w:ins w:id="8" w:author="Martin, Dominik" w:date="2022-10-19T19:03:00Z">
        <w:r>
          <w:rPr>
            <w:noProof/>
          </w:rPr>
          <w:pict w14:anchorId="470CF1C9">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Der Spieler besitzt die Applikation</w:t>
      </w:r>
    </w:p>
    <w:p w14:paraId="2058AB42" w14:textId="77777777" w:rsidR="00DD0EB0" w:rsidRPr="00DD0EB0" w:rsidRDefault="00DD0EB0">
      <w:pPr>
        <w:numPr>
          <w:ilvl w:val="0"/>
          <w:numId w:val="51"/>
        </w:numPr>
        <w:spacing w:after="100"/>
        <w:rPr>
          <w:lang w:val="de-DE"/>
        </w:rPr>
      </w:pPr>
      <w:r w:rsidRPr="00DD0EB0">
        <w:rPr>
          <w:lang w:val="de-DE"/>
        </w:rPr>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27F20A1E" w:rsidR="00DD0EB0" w:rsidRPr="00DD0EB0" w:rsidRDefault="00DD0EB0">
      <w:pPr>
        <w:numPr>
          <w:ilvl w:val="0"/>
          <w:numId w:val="52"/>
        </w:numPr>
        <w:spacing w:after="100"/>
        <w:rPr>
          <w:lang w:val="de-DE"/>
        </w:rPr>
      </w:pPr>
      <w:r w:rsidRPr="00DD0EB0">
        <w:rPr>
          <w:lang w:val="de-DE"/>
        </w:rPr>
        <w:t xml:space="preserve">Nach jeder Bewegung </w:t>
      </w:r>
      <w:r w:rsidR="00675D70" w:rsidRPr="00DD0EB0">
        <w:rPr>
          <w:lang w:val="de-DE"/>
        </w:rPr>
        <w:t>taucht</w:t>
      </w:r>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lastRenderedPageBreak/>
        <w:t>Bei jeder Bewegung des Spielers wird ein stück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UC-4 Bewegung eines spielers</w:t>
      </w:r>
    </w:p>
    <w:p w14:paraId="28F9C71D" w14:textId="77777777" w:rsidR="00DD0EB0" w:rsidRPr="00DD0EB0" w:rsidRDefault="00AA60A3" w:rsidP="0029609B">
      <w:pPr>
        <w:spacing w:after="100"/>
      </w:pPr>
      <w:ins w:id="9" w:author="Martin, Dominik" w:date="2022-10-19T19:03:00Z">
        <w:r>
          <w:rPr>
            <w:noProof/>
          </w:rPr>
          <w:pict w14:anchorId="798ED5E2">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Das Spiel wurde beendet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Der Startbildschirm wird nach dem “Game over”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Das Spiel wird beendet</w:t>
      </w:r>
    </w:p>
    <w:p w14:paraId="519776B9" w14:textId="23903641" w:rsidR="00DD0EB0" w:rsidRPr="00DD0EB0" w:rsidRDefault="00DD0EB0">
      <w:pPr>
        <w:numPr>
          <w:ilvl w:val="0"/>
          <w:numId w:val="58"/>
        </w:numPr>
        <w:spacing w:after="100"/>
        <w:rPr>
          <w:lang w:val="de-DE"/>
        </w:rPr>
      </w:pPr>
      <w:r w:rsidRPr="00DD0EB0">
        <w:rPr>
          <w:lang w:val="de-DE"/>
        </w:rPr>
        <w:t xml:space="preserve">Das System erstellt die GUI </w:t>
      </w:r>
      <w:r w:rsidR="00FD196A">
        <w:rPr>
          <w:lang w:val="de-DE"/>
        </w:rPr>
        <w:t>für</w:t>
      </w:r>
      <w:r w:rsidR="00FD196A" w:rsidRPr="00DD0EB0">
        <w:rPr>
          <w:lang w:val="de-DE"/>
        </w:rPr>
        <w:t xml:space="preserve"> </w:t>
      </w:r>
      <w:r w:rsidRPr="00DD0EB0">
        <w:rPr>
          <w:lang w:val="de-DE"/>
        </w:rPr>
        <w:t>den Game Over screen</w:t>
      </w:r>
    </w:p>
    <w:p w14:paraId="3AB289FF" w14:textId="77777777" w:rsidR="00DD0EB0" w:rsidRPr="00DD0EB0" w:rsidRDefault="00DD0EB0">
      <w:pPr>
        <w:numPr>
          <w:ilvl w:val="0"/>
          <w:numId w:val="58"/>
        </w:numPr>
        <w:spacing w:after="100"/>
        <w:rPr>
          <w:lang w:val="de-DE"/>
        </w:rPr>
      </w:pPr>
      <w:r w:rsidRPr="00DD0EB0">
        <w:rPr>
          <w:lang w:val="de-DE"/>
        </w:rPr>
        <w:t>Das System wechselt vom “Spielfeld” screen zum “Game over” screen</w:t>
      </w:r>
    </w:p>
    <w:p w14:paraId="6E64DFF7" w14:textId="77777777" w:rsidR="00DD0EB0" w:rsidRPr="00DD0EB0" w:rsidRDefault="00DD0EB0">
      <w:pPr>
        <w:numPr>
          <w:ilvl w:val="0"/>
          <w:numId w:val="58"/>
        </w:numPr>
        <w:spacing w:after="100"/>
        <w:rPr>
          <w:lang w:val="de-DE"/>
        </w:rPr>
      </w:pPr>
      <w:r w:rsidRPr="00DD0EB0">
        <w:rPr>
          <w:lang w:val="de-DE"/>
        </w:rPr>
        <w:t>Das System startet einen 10 sek. countdown.</w:t>
      </w:r>
    </w:p>
    <w:p w14:paraId="2EF0E8E3" w14:textId="189E3527" w:rsidR="00DD0EB0" w:rsidRPr="00DD0EB0" w:rsidRDefault="00DD0EB0">
      <w:pPr>
        <w:numPr>
          <w:ilvl w:val="0"/>
          <w:numId w:val="58"/>
        </w:numPr>
        <w:spacing w:after="100"/>
        <w:rPr>
          <w:lang w:val="de-DE"/>
        </w:rPr>
      </w:pPr>
      <w:r w:rsidRPr="00DD0EB0">
        <w:rPr>
          <w:lang w:val="de-DE"/>
        </w:rPr>
        <w:t xml:space="preserve">Auf dem Game Over Screen wird der Spieler angezeigt, welcher gewonnen hat. Dies wird durch “Spieler X” angezeigt, in der jeweiligen Spieler </w:t>
      </w:r>
      <w:r w:rsidR="00675D70" w:rsidRPr="00DD0EB0">
        <w:rPr>
          <w:lang w:val="de-DE"/>
        </w:rPr>
        <w:t>Farbe</w:t>
      </w:r>
    </w:p>
    <w:p w14:paraId="6B232481" w14:textId="26452FB5" w:rsidR="00DD0EB0" w:rsidRPr="00DD0EB0" w:rsidRDefault="00DD0EB0">
      <w:pPr>
        <w:numPr>
          <w:ilvl w:val="0"/>
          <w:numId w:val="58"/>
        </w:numPr>
        <w:spacing w:after="100"/>
        <w:rPr>
          <w:lang w:val="de-DE"/>
        </w:rPr>
      </w:pPr>
      <w:r w:rsidRPr="00DD0EB0">
        <w:rPr>
          <w:lang w:val="de-DE"/>
        </w:rPr>
        <w:t xml:space="preserve">Sobald der 10 sek. countdown abgelaufen ist, wird auf den Startbildschirm der Applikation </w:t>
      </w:r>
      <w:r w:rsidR="00675D70" w:rsidRPr="00DD0EB0">
        <w:rPr>
          <w:lang w:val="de-DE"/>
        </w:rPr>
        <w:t>gewechselt</w:t>
      </w:r>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r w:rsidRPr="00DD0EB0">
        <w:rPr>
          <w:lang w:val="de-DE"/>
        </w:rPr>
        <w:lastRenderedPageBreak/>
        <w:t>Jedes mal,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UC-5 Spieler sterben / verlieren</w:t>
      </w:r>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10"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0E3540" w14:paraId="1DEAE881" w14:textId="77777777" w:rsidTr="00FB5678">
        <w:tc>
          <w:tcPr>
            <w:tcW w:w="9350" w:type="dxa"/>
          </w:tcPr>
          <w:p w14:paraId="3EE2CD4D" w14:textId="5920B8BB" w:rsidR="00E05404" w:rsidRDefault="00E05404" w:rsidP="00FB5678">
            <w:pPr>
              <w:pStyle w:val="BodyText"/>
              <w:rPr>
                <w:lang w:val="de-DE"/>
              </w:rPr>
            </w:pPr>
            <w:r>
              <w:rPr>
                <w:lang w:val="de-DE"/>
              </w:rPr>
              <w:t xml:space="preserve">Kompatibilität zu einer anderen Gruppe (Mindestens zwei Teams müssen miteinander </w:t>
            </w:r>
            <w:r w:rsidR="00CC1781">
              <w:rPr>
                <w:lang w:val="de-DE"/>
              </w:rPr>
              <w:t>spielen</w:t>
            </w:r>
            <w:r>
              <w:rPr>
                <w:lang w:val="de-DE"/>
              </w:rPr>
              <w:t xml:space="preserve"> können)</w:t>
            </w:r>
          </w:p>
        </w:tc>
      </w:tr>
      <w:tr w:rsidR="00E05404" w:rsidRPr="000E3540"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0E3540" w14:paraId="17ED8214" w14:textId="77777777" w:rsidTr="00FB5678">
        <w:tc>
          <w:tcPr>
            <w:tcW w:w="9350" w:type="dxa"/>
          </w:tcPr>
          <w:p w14:paraId="2A36EB4C" w14:textId="33D5AC4D" w:rsidR="00E05404" w:rsidRDefault="00E05404" w:rsidP="00A80D05">
            <w:pPr>
              <w:spacing w:before="180" w:after="180"/>
              <w:rPr>
                <w:lang w:val="de-DE"/>
              </w:rPr>
            </w:pPr>
            <w:r>
              <w:rPr>
                <w:lang w:val="de-DE"/>
              </w:rPr>
              <w:t xml:space="preserve">Das </w:t>
            </w:r>
            <w:r w:rsidR="00CC1781">
              <w:rPr>
                <w:lang w:val="de-DE"/>
              </w:rPr>
              <w:t>Spiel</w:t>
            </w:r>
            <w:r>
              <w:rPr>
                <w:lang w:val="de-DE"/>
              </w:rPr>
              <w:t xml:space="preserve"> soll gleich schnell laufen für alle (keine Jitter-abhängigkeit)</w:t>
            </w:r>
          </w:p>
        </w:tc>
      </w:tr>
      <w:tr w:rsidR="00E05404" w:rsidRPr="000E3540" w14:paraId="63E0B0A7" w14:textId="77777777" w:rsidTr="00FB5678">
        <w:tc>
          <w:tcPr>
            <w:tcW w:w="9350" w:type="dxa"/>
          </w:tcPr>
          <w:p w14:paraId="0DA3E6FA" w14:textId="2E6709E5" w:rsidR="00E05404" w:rsidRPr="002A2826" w:rsidRDefault="00E05404" w:rsidP="00FB5678">
            <w:pPr>
              <w:pStyle w:val="BodyText"/>
              <w:rPr>
                <w:lang w:val="de-DE"/>
              </w:rPr>
            </w:pPr>
            <w:r w:rsidRPr="002A2826">
              <w:rPr>
                <w:lang w:val="de-DE"/>
              </w:rPr>
              <w:t xml:space="preserve">Ein Spiel mit 6 </w:t>
            </w:r>
            <w:r w:rsidR="00CC1781" w:rsidRPr="002A2826">
              <w:rPr>
                <w:lang w:val="de-DE"/>
              </w:rPr>
              <w:t>Leuten</w:t>
            </w:r>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1" w:name="X718baf8567b7880aa7697cf6c5d580304c46647"/>
      <w:bookmarkEnd w:id="10"/>
      <w:r w:rsidRPr="00C8116B">
        <w:rPr>
          <w:lang w:val="de-DE"/>
        </w:rPr>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3000"/>
        <w:gridCol w:w="5062"/>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t>Rolle</w:t>
            </w:r>
          </w:p>
        </w:tc>
        <w:tc>
          <w:tcPr>
            <w:tcW w:w="0" w:type="auto"/>
          </w:tcPr>
          <w:p w14:paraId="7D75524B" w14:textId="77777777" w:rsidR="00825C99" w:rsidRDefault="00CC29B6">
            <w:pPr>
              <w:pStyle w:val="Compact"/>
            </w:pPr>
            <w:r>
              <w:t>Kontakt</w:t>
            </w:r>
          </w:p>
        </w:tc>
        <w:tc>
          <w:tcPr>
            <w:tcW w:w="0" w:type="auto"/>
          </w:tcPr>
          <w:p w14:paraId="18E306B4" w14:textId="77777777" w:rsidR="00825C99" w:rsidRDefault="00CC29B6">
            <w:pPr>
              <w:pStyle w:val="Compact"/>
            </w:pPr>
            <w:r>
              <w:t>Erwartungshaltung</w:t>
            </w:r>
          </w:p>
        </w:tc>
      </w:tr>
      <w:tr w:rsidR="0029609B" w:rsidRPr="000E3540" w14:paraId="16D168A6" w14:textId="77777777">
        <w:tc>
          <w:tcPr>
            <w:tcW w:w="0" w:type="auto"/>
          </w:tcPr>
          <w:p w14:paraId="7BA50A21" w14:textId="5F339376" w:rsidR="00825C99" w:rsidRDefault="00FE3D60">
            <w:r>
              <w:rPr>
                <w:i/>
                <w:iCs/>
              </w:rPr>
              <w:t>Entwickler</w:t>
            </w:r>
          </w:p>
        </w:tc>
        <w:tc>
          <w:tcPr>
            <w:tcW w:w="0" w:type="auto"/>
          </w:tcPr>
          <w:p w14:paraId="058280B7" w14:textId="61E928E6" w:rsidR="00825C99" w:rsidRDefault="00000000">
            <w:hyperlink r:id="rId7"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0E3540" w14:paraId="2561CBED" w14:textId="77777777">
        <w:tc>
          <w:tcPr>
            <w:tcW w:w="0" w:type="auto"/>
          </w:tcPr>
          <w:p w14:paraId="7AA85DE0" w14:textId="4B17EF69" w:rsidR="00825C99" w:rsidRDefault="00FE3D60">
            <w:r>
              <w:rPr>
                <w:i/>
                <w:iCs/>
              </w:rPr>
              <w:lastRenderedPageBreak/>
              <w:t>Entwickler</w:t>
            </w:r>
          </w:p>
        </w:tc>
        <w:tc>
          <w:tcPr>
            <w:tcW w:w="0" w:type="auto"/>
          </w:tcPr>
          <w:p w14:paraId="282655B5" w14:textId="3E06940E" w:rsidR="00825C99" w:rsidRDefault="00000000">
            <w:hyperlink r:id="rId8"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0E3540"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9"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B30432"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0" w:history="1">
              <w:r w:rsidR="00FE3D60" w:rsidRPr="00935017">
                <w:rPr>
                  <w:rStyle w:val="Hyperlink"/>
                  <w:i/>
                  <w:iCs/>
                  <w:lang w:val="de-DE"/>
                </w:rPr>
                <w:t>Martin.becke@haw-hamburg.de</w:t>
              </w:r>
            </w:hyperlink>
          </w:p>
        </w:tc>
        <w:tc>
          <w:tcPr>
            <w:tcW w:w="0" w:type="auto"/>
          </w:tcPr>
          <w:p w14:paraId="6A567790" w14:textId="306B4AC3" w:rsidR="00FE3D60" w:rsidRPr="00FE3D60" w:rsidRDefault="00FE3D60">
            <w:pPr>
              <w:rPr>
                <w:i/>
                <w:iCs/>
                <w:lang w:val="de-DE"/>
              </w:rPr>
            </w:pPr>
            <w:r>
              <w:rPr>
                <w:i/>
                <w:iCs/>
                <w:lang w:val="de-DE"/>
              </w:rPr>
              <w:t xml:space="preserve">Ein </w:t>
            </w:r>
            <w:r w:rsidR="00675D70">
              <w:rPr>
                <w:i/>
                <w:iCs/>
                <w:lang w:val="de-DE"/>
              </w:rPr>
              <w:t>Lauffähiges</w:t>
            </w:r>
            <w:r>
              <w:rPr>
                <w:i/>
                <w:iCs/>
                <w:lang w:val="de-DE"/>
              </w:rPr>
              <w:t xml:space="preserve"> Spiel, bei dem 6 Spieler gleichzeitig ein komplettes Spiel ohne fehler durchspielen </w:t>
            </w:r>
            <w:r w:rsidR="00675D70">
              <w:rPr>
                <w:i/>
                <w:iCs/>
                <w:lang w:val="de-DE"/>
              </w:rPr>
              <w:t>können</w:t>
            </w:r>
            <w:r>
              <w:rPr>
                <w:i/>
                <w:iCs/>
                <w:lang w:val="de-DE"/>
              </w:rPr>
              <w:t>.</w:t>
            </w:r>
          </w:p>
        </w:tc>
      </w:tr>
      <w:tr w:rsidR="00FE3D60" w:rsidRPr="00B30432"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366E2E63" w:rsidR="0029609B" w:rsidRPr="00C74B59" w:rsidRDefault="0029609B">
      <w:pPr>
        <w:pStyle w:val="Heading1"/>
        <w:rPr>
          <w:lang w:val="de-DE"/>
        </w:rPr>
      </w:pPr>
      <w:bookmarkStart w:id="12" w:name="section-architecture-constraints"/>
      <w:bookmarkEnd w:id="0"/>
      <w:bookmarkEnd w:id="11"/>
    </w:p>
    <w:p w14:paraId="61A6A174" w14:textId="77777777" w:rsidR="00825C99" w:rsidRPr="00C8116B" w:rsidRDefault="00CC29B6">
      <w:pPr>
        <w:pStyle w:val="Heading1"/>
        <w:rPr>
          <w:lang w:val="de-DE"/>
        </w:rPr>
      </w:pPr>
      <w:bookmarkStart w:id="13" w:name="section-system-scope-and-context"/>
      <w:bookmarkEnd w:id="12"/>
      <w:r w:rsidRPr="00C8116B">
        <w:rPr>
          <w:lang w:val="de-DE"/>
        </w:rPr>
        <w:t>Kontextabgrenzung</w:t>
      </w:r>
    </w:p>
    <w:p w14:paraId="19BE4997" w14:textId="7C6C7925" w:rsidR="00825C99" w:rsidRPr="00C8116B" w:rsidRDefault="00C74B59">
      <w:pPr>
        <w:pStyle w:val="Heading2"/>
        <w:rPr>
          <w:lang w:val="de-DE"/>
        </w:rPr>
      </w:pPr>
      <w:bookmarkStart w:id="14"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5" w:name="X122197777589c7ff4ce2ddbd966e276bbbbad38"/>
      <w:bookmarkEnd w:id="14"/>
      <w:r w:rsidRPr="00C8116B">
        <w:rPr>
          <w:lang w:val="de-DE"/>
        </w:rPr>
        <w:lastRenderedPageBreak/>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63F9A719" w14:textId="11BF72B0" w:rsidR="00D809C9" w:rsidRDefault="00CC29B6" w:rsidP="00D809C9">
      <w:pPr>
        <w:pStyle w:val="Heading1"/>
        <w:rPr>
          <w:lang w:val="de-DE"/>
        </w:rPr>
      </w:pPr>
      <w:bookmarkStart w:id="16" w:name="section-solution-strategy"/>
      <w:bookmarkEnd w:id="13"/>
      <w:bookmarkEnd w:id="15"/>
      <w:r w:rsidRPr="00C8116B">
        <w:rPr>
          <w:lang w:val="de-DE"/>
        </w:rPr>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7" w:name="section-building-block-view"/>
            <w:bookmarkEnd w:id="16"/>
            <w:r>
              <w:rPr>
                <w:b/>
                <w:bCs/>
              </w:rPr>
              <w:t>Methoden Signatur</w:t>
            </w:r>
          </w:p>
        </w:tc>
        <w:tc>
          <w:tcPr>
            <w:tcW w:w="2927" w:type="dxa"/>
            <w:shd w:val="clear" w:color="auto" w:fill="B8CCE4" w:themeFill="accent1" w:themeFillTint="66"/>
          </w:tcPr>
          <w:p w14:paraId="6BCC2547" w14:textId="77777777" w:rsidR="009D45DE" w:rsidRPr="007B773F" w:rsidRDefault="009D45DE" w:rsidP="009D45DE">
            <w:pPr>
              <w:jc w:val="center"/>
              <w:rPr>
                <w:b/>
                <w:bCs/>
              </w:rPr>
            </w:pPr>
            <w:r>
              <w:rPr>
                <w:b/>
                <w:bCs/>
              </w:rPr>
              <w:t>Beschreibung</w:t>
            </w:r>
          </w:p>
        </w:tc>
        <w:tc>
          <w:tcPr>
            <w:tcW w:w="3334" w:type="dxa"/>
            <w:shd w:val="clear" w:color="auto" w:fill="B8CCE4" w:themeFill="accent1" w:themeFillTint="66"/>
          </w:tcPr>
          <w:p w14:paraId="0BDE6455" w14:textId="5B29B782" w:rsidR="009D45DE" w:rsidRDefault="00CC1781" w:rsidP="009D45DE">
            <w:pPr>
              <w:jc w:val="center"/>
              <w:rPr>
                <w:b/>
                <w:bCs/>
              </w:rPr>
            </w:pPr>
            <w:r>
              <w:rPr>
                <w:b/>
                <w:bCs/>
              </w:rPr>
              <w:t>Klasse</w:t>
            </w:r>
          </w:p>
        </w:tc>
        <w:tc>
          <w:tcPr>
            <w:tcW w:w="1572" w:type="dxa"/>
            <w:shd w:val="clear" w:color="auto" w:fill="B8CCE4" w:themeFill="accent1" w:themeFillTint="66"/>
          </w:tcPr>
          <w:p w14:paraId="65AD24F9" w14:textId="77777777" w:rsidR="009D45DE" w:rsidRPr="007B773F" w:rsidRDefault="009D45DE" w:rsidP="009D45DE">
            <w:pPr>
              <w:jc w:val="center"/>
              <w:rPr>
                <w:b/>
                <w:bCs/>
              </w:rPr>
            </w:pPr>
            <w:r>
              <w:rPr>
                <w:b/>
                <w:bCs/>
              </w:rPr>
              <w:t>UseCase</w:t>
            </w:r>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r w:rsidR="00FB6CDB">
              <w:rPr>
                <w:sz w:val="22"/>
                <w:szCs w:val="22"/>
              </w:rPr>
              <w:t>showStartScreen</w:t>
            </w:r>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r>
              <w:rPr>
                <w:sz w:val="22"/>
                <w:szCs w:val="22"/>
              </w:rPr>
              <w:t>Zeigt bildschirm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7E63FD6A" w:rsidR="009D45DE" w:rsidRPr="00FB6CDB" w:rsidRDefault="00675D70" w:rsidP="00FB6CDB">
            <w:pPr>
              <w:pStyle w:val="ListParagraph"/>
              <w:numPr>
                <w:ilvl w:val="0"/>
                <w:numId w:val="69"/>
              </w:numPr>
              <w:rPr>
                <w:sz w:val="22"/>
                <w:szCs w:val="22"/>
                <w:lang w:val="de-DE"/>
              </w:rPr>
            </w:pPr>
            <w:r>
              <w:rPr>
                <w:sz w:val="22"/>
                <w:szCs w:val="22"/>
                <w:lang w:val="de-DE"/>
              </w:rPr>
              <w:t>Ermöglicht</w:t>
            </w:r>
            <w:r w:rsidR="00FB6CDB">
              <w:rPr>
                <w:sz w:val="22"/>
                <w:szCs w:val="22"/>
                <w:lang w:val="de-DE"/>
              </w:rPr>
              <w:t xml:space="preserve"> dem Spieler </w:t>
            </w:r>
            <w:r>
              <w:rPr>
                <w:sz w:val="22"/>
                <w:szCs w:val="22"/>
                <w:lang w:val="de-DE"/>
              </w:rPr>
              <w:t>auszuwählen</w:t>
            </w:r>
            <w:r w:rsidR="00FB6CDB">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r>
              <w:rPr>
                <w:sz w:val="22"/>
                <w:szCs w:val="22"/>
              </w:rPr>
              <w:t>ScreenHandler</w:t>
            </w:r>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r w:rsidRPr="007B773F">
              <w:rPr>
                <w:lang w:val="de-DE"/>
              </w:rPr>
              <w:t xml:space="preserve">void </w:t>
            </w:r>
            <w:r w:rsidR="00FB6CDB">
              <w:rPr>
                <w:lang w:val="de-DE"/>
              </w:rPr>
              <w:t>showLobbyScreens(int, int)</w:t>
            </w:r>
          </w:p>
          <w:p w14:paraId="66DB600B" w14:textId="77777777" w:rsidR="009D45DE" w:rsidRPr="007B773F" w:rsidRDefault="009D45DE" w:rsidP="009D45DE">
            <w:pPr>
              <w:tabs>
                <w:tab w:val="left" w:pos="1810"/>
              </w:tabs>
              <w:rPr>
                <w:sz w:val="22"/>
                <w:szCs w:val="22"/>
              </w:rPr>
            </w:pPr>
          </w:p>
        </w:tc>
        <w:tc>
          <w:tcPr>
            <w:tcW w:w="2927" w:type="dxa"/>
          </w:tcPr>
          <w:p w14:paraId="09006EE6" w14:textId="0C46BBDB"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r w:rsidR="00675D70">
              <w:rPr>
                <w:lang w:val="de-DE"/>
              </w:rPr>
              <w:t>für</w:t>
            </w:r>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r>
              <w:rPr>
                <w:sz w:val="22"/>
                <w:szCs w:val="22"/>
                <w:lang w:val="de-DE"/>
              </w:rPr>
              <w:t>ScreenHandler</w:t>
            </w:r>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lastRenderedPageBreak/>
              <w:t xml:space="preserve">Void showGameScreen(Map&lt;Integer,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5D98CF5"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r w:rsidR="00675D70">
              <w:rPr>
                <w:rFonts w:eastAsia="Times New Roman" w:cs="Times New Roman"/>
                <w:lang w:val="de-DE" w:eastAsia="en-GB"/>
              </w:rPr>
              <w:t>Motorräder</w:t>
            </w:r>
          </w:p>
          <w:p w14:paraId="04656084" w14:textId="1AE563C1"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Map, der key steht </w:t>
            </w:r>
            <w:r w:rsidR="00675D70">
              <w:rPr>
                <w:rFonts w:eastAsia="Times New Roman" w:cs="Times New Roman"/>
                <w:lang w:val="de-DE" w:eastAsia="en-GB"/>
              </w:rPr>
              <w:t>für</w:t>
            </w:r>
            <w:r>
              <w:rPr>
                <w:rFonts w:eastAsia="Times New Roman" w:cs="Times New Roman"/>
                <w:lang w:val="de-DE" w:eastAsia="en-GB"/>
              </w:rPr>
              <w:t xml:space="preserve"> den jeweiligen Spieler und der Value sind dann die jeweiligen Koordinaten fuer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r>
              <w:rPr>
                <w:sz w:val="22"/>
                <w:szCs w:val="22"/>
                <w:lang w:val="de-DE"/>
              </w:rPr>
              <w:t>ScreenHandler</w:t>
            </w:r>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Void init(Stage)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r>
              <w:rPr>
                <w:rFonts w:eastAsia="Times New Roman" w:cs="Times New Roman"/>
                <w:lang w:eastAsia="en-GB"/>
              </w:rPr>
              <w:t>Initialisiert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r>
              <w:rPr>
                <w:sz w:val="22"/>
                <w:szCs w:val="22"/>
                <w:lang w:val="de-DE"/>
              </w:rPr>
              <w:t>ScreenHandler</w:t>
            </w:r>
          </w:p>
        </w:tc>
        <w:tc>
          <w:tcPr>
            <w:tcW w:w="1572" w:type="dxa"/>
          </w:tcPr>
          <w:p w14:paraId="30F89923" w14:textId="2106C688" w:rsidR="009D45DE" w:rsidRPr="00342DF5" w:rsidRDefault="00300307" w:rsidP="009D45DE">
            <w:pPr>
              <w:rPr>
                <w:sz w:val="22"/>
                <w:szCs w:val="22"/>
              </w:rPr>
            </w:pPr>
            <w:r>
              <w:rPr>
                <w:sz w:val="22"/>
                <w:szCs w:val="22"/>
              </w:rPr>
              <w:t xml:space="preserve">UseCase </w:t>
            </w:r>
            <w:r w:rsidR="00675D70">
              <w:rPr>
                <w:sz w:val="22"/>
                <w:szCs w:val="22"/>
              </w:rPr>
              <w:t>Übergreifend</w:t>
            </w:r>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Boolean checkInputString(String)</w:t>
            </w:r>
          </w:p>
          <w:p w14:paraId="740BEF85" w14:textId="77777777" w:rsidR="009D45DE" w:rsidRPr="00CC1781" w:rsidRDefault="009D45DE" w:rsidP="009D45DE">
            <w:pPr>
              <w:jc w:val="center"/>
              <w:rPr>
                <w:sz w:val="22"/>
                <w:szCs w:val="22"/>
                <w:lang w:val="en-DE"/>
              </w:rPr>
            </w:pPr>
          </w:p>
        </w:tc>
        <w:tc>
          <w:tcPr>
            <w:tcW w:w="2927" w:type="dxa"/>
          </w:tcPr>
          <w:p w14:paraId="7817BAC2" w14:textId="4D2F587C"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Prueft, ob der Input des Spielers valide ist</w:t>
            </w:r>
            <w:r>
              <w:rPr>
                <w:rFonts w:eastAsia="Times New Roman" w:cs="Times New Roman"/>
                <w:lang w:val="de-DE" w:eastAsia="en-GB"/>
              </w:rPr>
              <w:t xml:space="preserve">. (also ob die korrekten </w:t>
            </w:r>
            <w:r w:rsidR="00675D70">
              <w:rPr>
                <w:rFonts w:eastAsia="Times New Roman" w:cs="Times New Roman"/>
                <w:lang w:val="de-DE" w:eastAsia="en-GB"/>
              </w:rPr>
              <w:t>Pfeiltasten</w:t>
            </w:r>
            <w:r>
              <w:rPr>
                <w:rFonts w:eastAsia="Times New Roman" w:cs="Times New Roman"/>
                <w:lang w:val="de-DE" w:eastAsia="en-GB"/>
              </w:rPr>
              <w:t xml:space="preserve"> </w:t>
            </w:r>
            <w:r w:rsidR="00675D70">
              <w:rPr>
                <w:rFonts w:eastAsia="Times New Roman" w:cs="Times New Roman"/>
                <w:lang w:val="de-DE" w:eastAsia="en-GB"/>
              </w:rPr>
              <w:t>gedrückt</w:t>
            </w:r>
            <w:r>
              <w:rPr>
                <w:rFonts w:eastAsia="Times New Roman" w:cs="Times New Roman"/>
                <w:lang w:val="de-DE" w:eastAsia="en-GB"/>
              </w:rPr>
              <w:t xml:space="preserve"> wurden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r>
              <w:rPr>
                <w:sz w:val="22"/>
                <w:szCs w:val="22"/>
                <w:lang w:val="de-DE"/>
              </w:rPr>
              <w:t>InputHandler</w:t>
            </w:r>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t>Void forwardInput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Gibt den Spieler input an den Controller weiter</w:t>
            </w:r>
          </w:p>
        </w:tc>
        <w:tc>
          <w:tcPr>
            <w:tcW w:w="3334" w:type="dxa"/>
          </w:tcPr>
          <w:p w14:paraId="6ADC5773" w14:textId="4A296A15" w:rsidR="009D45DE" w:rsidRPr="007D67A1" w:rsidRDefault="002172E3" w:rsidP="009D45DE">
            <w:pPr>
              <w:rPr>
                <w:sz w:val="22"/>
                <w:szCs w:val="22"/>
                <w:lang w:val="de-DE"/>
              </w:rPr>
            </w:pPr>
            <w:r>
              <w:rPr>
                <w:sz w:val="22"/>
                <w:szCs w:val="22"/>
                <w:lang w:val="de-DE"/>
              </w:rPr>
              <w:t>InputHandler</w:t>
            </w:r>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t>Void handle(KeyEvent)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Nimmt den Spieler input en</w:t>
            </w:r>
            <w:r>
              <w:rPr>
                <w:rFonts w:eastAsia="Times New Roman" w:cs="Times New Roman"/>
                <w:lang w:val="de-DE" w:eastAsia="en-GB"/>
              </w:rPr>
              <w:t xml:space="preserve">tgegen und ruft forwardInput &amp; checkInputString auf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r>
              <w:rPr>
                <w:sz w:val="22"/>
                <w:szCs w:val="22"/>
                <w:lang w:val="de-DE"/>
              </w:rPr>
              <w:t>InputHandler</w:t>
            </w:r>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endgame()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Ruft createWinnerScreen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Void createWinnerScreen()</w:t>
            </w:r>
          </w:p>
          <w:p w14:paraId="625C8495" w14:textId="77777777" w:rsidR="007D67A1" w:rsidRPr="007B773F" w:rsidRDefault="007D67A1" w:rsidP="007D67A1">
            <w:pPr>
              <w:rPr>
                <w:sz w:val="22"/>
                <w:szCs w:val="22"/>
              </w:rPr>
            </w:pPr>
          </w:p>
        </w:tc>
        <w:tc>
          <w:tcPr>
            <w:tcW w:w="2927" w:type="dxa"/>
          </w:tcPr>
          <w:p w14:paraId="040256E8" w14:textId="58F4A2E6" w:rsidR="007D67A1" w:rsidRPr="00251F4E" w:rsidRDefault="00675D70" w:rsidP="007D67A1">
            <w:pPr>
              <w:numPr>
                <w:ilvl w:val="0"/>
                <w:numId w:val="62"/>
              </w:numPr>
              <w:tabs>
                <w:tab w:val="clear" w:pos="720"/>
                <w:tab w:val="num" w:pos="360"/>
              </w:tabs>
              <w:ind w:left="360"/>
              <w:rPr>
                <w:sz w:val="22"/>
                <w:szCs w:val="22"/>
                <w:lang w:val="de-DE"/>
              </w:rPr>
            </w:pPr>
            <w:r w:rsidRPr="007D67A1">
              <w:rPr>
                <w:rFonts w:eastAsia="Times New Roman" w:cs="Times New Roman"/>
                <w:lang w:val="de-DE" w:eastAsia="en-GB"/>
              </w:rPr>
              <w:t>Überprüft</w:t>
            </w:r>
            <w:r w:rsidR="007D67A1" w:rsidRPr="007D67A1">
              <w:rPr>
                <w:rFonts w:eastAsia="Times New Roman" w:cs="Times New Roman"/>
                <w:lang w:val="de-DE" w:eastAsia="en-GB"/>
              </w:rPr>
              <w:t xml:space="preserve"> den Gewinner Status aus d</w:t>
            </w:r>
            <w:r w:rsidR="007D67A1">
              <w:rPr>
                <w:rFonts w:eastAsia="Times New Roman" w:cs="Times New Roman"/>
                <w:lang w:val="de-DE" w:eastAsia="en-GB"/>
              </w:rPr>
              <w:t>er gamelogic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Lobby initLobby()</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eastAsia="en-GB"/>
              </w:rPr>
              <w:t>Zeigt Bildschirm 2 an (wartescreen)</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lastRenderedPageBreak/>
              <w:t>Void playerJoin(int)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spieler,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Void setCurrentPlayerCount(int)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eastAsia="en-GB"/>
              </w:rPr>
              <w:t>Setzt den CurrentPlayerCount</w:t>
            </w:r>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6C5E0BEB" w:rsidR="009D45DE" w:rsidRPr="00342DF5" w:rsidRDefault="00CB2BAE" w:rsidP="009D45DE">
            <w:pPr>
              <w:rPr>
                <w:sz w:val="22"/>
                <w:szCs w:val="22"/>
              </w:rPr>
            </w:pPr>
            <w:r>
              <w:rPr>
                <w:sz w:val="22"/>
                <w:szCs w:val="22"/>
              </w:rPr>
              <w:t xml:space="preserve">Use Case </w:t>
            </w:r>
            <w:r w:rsidR="00675D70">
              <w:rPr>
                <w:sz w:val="22"/>
                <w:szCs w:val="22"/>
              </w:rPr>
              <w:t>Übergreifend</w:t>
            </w:r>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Void updateView(int)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Ruft showStartScreen(int)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5D44F175" w:rsidR="009D45DE" w:rsidRPr="00342DF5" w:rsidRDefault="0034278D" w:rsidP="009D45DE">
            <w:pPr>
              <w:rPr>
                <w:sz w:val="22"/>
                <w:szCs w:val="22"/>
              </w:rPr>
            </w:pPr>
            <w:r>
              <w:rPr>
                <w:sz w:val="22"/>
                <w:szCs w:val="22"/>
              </w:rPr>
              <w:t xml:space="preserve">Use Case </w:t>
            </w:r>
            <w:r w:rsidR="00675D70">
              <w:rPr>
                <w:sz w:val="22"/>
                <w:szCs w:val="22"/>
              </w:rPr>
              <w:t>Übergreifend</w:t>
            </w:r>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Map&lt;Integer, List&lt;String&gt;&gt; getPlayerMappings()</w:t>
            </w:r>
          </w:p>
          <w:p w14:paraId="7C50EA63" w14:textId="77777777" w:rsidR="009D45DE" w:rsidRPr="007B773F" w:rsidRDefault="009D45DE" w:rsidP="009D45DE">
            <w:pPr>
              <w:rPr>
                <w:sz w:val="22"/>
                <w:szCs w:val="22"/>
              </w:rPr>
            </w:pPr>
          </w:p>
        </w:tc>
        <w:tc>
          <w:tcPr>
            <w:tcW w:w="2927" w:type="dxa"/>
          </w:tcPr>
          <w:p w14:paraId="606AF336" w14:textId="3D367638" w:rsidR="009D45DE" w:rsidRPr="0034278D" w:rsidRDefault="0034278D" w:rsidP="0034278D">
            <w:pPr>
              <w:numPr>
                <w:ilvl w:val="0"/>
                <w:numId w:val="64"/>
              </w:numPr>
              <w:tabs>
                <w:tab w:val="clear" w:pos="720"/>
                <w:tab w:val="num" w:pos="360"/>
              </w:tabs>
              <w:ind w:left="360"/>
              <w:rPr>
                <w:sz w:val="22"/>
                <w:szCs w:val="22"/>
                <w:lang w:val="de-DE"/>
              </w:rPr>
            </w:pPr>
            <w:r>
              <w:rPr>
                <w:rFonts w:eastAsia="Times New Roman" w:cs="Times New Roman"/>
                <w:lang w:eastAsia="en-GB"/>
              </w:rPr>
              <w:t xml:space="preserve">Gibt die Playermappings </w:t>
            </w:r>
            <w:r w:rsidR="00675D70">
              <w:rPr>
                <w:rFonts w:eastAsia="Times New Roman" w:cs="Times New Roman"/>
                <w:lang w:eastAsia="en-GB"/>
              </w:rPr>
              <w:t>zurück</w:t>
            </w:r>
          </w:p>
          <w:p w14:paraId="6CE74753" w14:textId="4B711D17"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t xml:space="preserve">Die Playermappings sind die jeweiligen </w:t>
            </w:r>
            <w:r w:rsidR="00675D70">
              <w:rPr>
                <w:sz w:val="22"/>
                <w:szCs w:val="22"/>
                <w:lang w:val="de-DE"/>
              </w:rPr>
              <w:t>Tastenbelegungen</w:t>
            </w:r>
            <w:r>
              <w:rPr>
                <w:sz w:val="22"/>
                <w:szCs w:val="22"/>
                <w:lang w:val="de-DE"/>
              </w:rPr>
              <w:t xml:space="preserve"> </w:t>
            </w:r>
            <w:r w:rsidR="00675D70">
              <w:rPr>
                <w:sz w:val="22"/>
                <w:szCs w:val="22"/>
                <w:lang w:val="de-DE"/>
              </w:rPr>
              <w:t>für</w:t>
            </w:r>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r>
              <w:rPr>
                <w:sz w:val="22"/>
                <w:szCs w:val="22"/>
                <w:lang w:val="de-DE"/>
              </w:rPr>
              <w:t>Config</w:t>
            </w:r>
          </w:p>
        </w:tc>
        <w:tc>
          <w:tcPr>
            <w:tcW w:w="1572" w:type="dxa"/>
          </w:tcPr>
          <w:p w14:paraId="70BE090C" w14:textId="6A4D3727" w:rsidR="009D45DE" w:rsidRPr="00342DF5" w:rsidRDefault="0034278D" w:rsidP="009D45DE">
            <w:pPr>
              <w:rPr>
                <w:sz w:val="22"/>
                <w:szCs w:val="22"/>
              </w:rPr>
            </w:pPr>
            <w:r>
              <w:rPr>
                <w:sz w:val="22"/>
                <w:szCs w:val="22"/>
              </w:rPr>
              <w:t xml:space="preserve">Use Case </w:t>
            </w:r>
            <w:r w:rsidR="00675D70">
              <w:rPr>
                <w:sz w:val="22"/>
                <w:szCs w:val="22"/>
              </w:rPr>
              <w:t>Übergreifend</w:t>
            </w:r>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t>Int getLobbyTimerDuration()</w:t>
            </w:r>
          </w:p>
          <w:p w14:paraId="2611B0B0" w14:textId="77777777" w:rsidR="009D45DE" w:rsidRPr="007B773F" w:rsidRDefault="009D45DE" w:rsidP="009D45DE">
            <w:pPr>
              <w:rPr>
                <w:sz w:val="22"/>
                <w:szCs w:val="22"/>
              </w:rPr>
            </w:pPr>
          </w:p>
        </w:tc>
        <w:tc>
          <w:tcPr>
            <w:tcW w:w="2927" w:type="dxa"/>
          </w:tcPr>
          <w:p w14:paraId="08BD0221" w14:textId="02DD9846"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r w:rsidR="00675D70" w:rsidRPr="0034278D">
              <w:rPr>
                <w:rFonts w:eastAsia="Times New Roman" w:cs="Times New Roman"/>
                <w:lang w:val="de-DE" w:eastAsia="en-GB"/>
              </w:rPr>
              <w:t>Sekunden</w:t>
            </w:r>
            <w:r w:rsidRPr="0034278D">
              <w:rPr>
                <w:rFonts w:eastAsia="Times New Roman" w:cs="Times New Roman"/>
                <w:lang w:val="de-DE" w:eastAsia="en-GB"/>
              </w:rPr>
              <w:t xml:space="preserve"> </w:t>
            </w:r>
            <w:r w:rsidR="00675D70" w:rsidRPr="0034278D">
              <w:rPr>
                <w:rFonts w:eastAsia="Times New Roman" w:cs="Times New Roman"/>
                <w:lang w:val="de-DE" w:eastAsia="en-GB"/>
              </w:rPr>
              <w:t>Anzahl</w:t>
            </w:r>
            <w:r w:rsidRPr="0034278D">
              <w:rPr>
                <w:rFonts w:eastAsia="Times New Roman" w:cs="Times New Roman"/>
                <w:lang w:val="de-DE" w:eastAsia="en-GB"/>
              </w:rPr>
              <w:t xml:space="preserve"> </w:t>
            </w:r>
            <w:r w:rsidR="00675D70" w:rsidRPr="0034278D">
              <w:rPr>
                <w:rFonts w:eastAsia="Times New Roman" w:cs="Times New Roman"/>
                <w:lang w:val="de-DE" w:eastAsia="en-GB"/>
              </w:rPr>
              <w:t>für</w:t>
            </w:r>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r>
              <w:rPr>
                <w:sz w:val="22"/>
                <w:szCs w:val="22"/>
                <w:lang w:val="de-DE"/>
              </w:rPr>
              <w:t>Config</w:t>
            </w:r>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r>
              <w:rPr>
                <w:lang w:val="de-DE"/>
              </w:rPr>
              <w:t>Int getPlayerCount()</w:t>
            </w:r>
          </w:p>
          <w:p w14:paraId="5451DD9C" w14:textId="77777777" w:rsidR="009D45DE" w:rsidRPr="007B773F" w:rsidRDefault="009D45DE" w:rsidP="009D45DE">
            <w:pPr>
              <w:tabs>
                <w:tab w:val="left" w:pos="1152"/>
              </w:tabs>
              <w:rPr>
                <w:sz w:val="22"/>
                <w:szCs w:val="22"/>
              </w:rPr>
            </w:pPr>
          </w:p>
        </w:tc>
        <w:tc>
          <w:tcPr>
            <w:tcW w:w="2927" w:type="dxa"/>
          </w:tcPr>
          <w:p w14:paraId="7A16E8A5" w14:textId="76EA9B31" w:rsidR="009D45DE" w:rsidRDefault="0034278D">
            <w:pPr>
              <w:pStyle w:val="ListParagraph"/>
              <w:numPr>
                <w:ilvl w:val="0"/>
                <w:numId w:val="67"/>
              </w:numPr>
              <w:spacing w:after="160" w:line="256" w:lineRule="auto"/>
              <w:ind w:left="360"/>
              <w:rPr>
                <w:lang w:val="de-DE"/>
              </w:rPr>
            </w:pPr>
            <w:r>
              <w:rPr>
                <w:lang w:val="de-DE"/>
              </w:rPr>
              <w:t xml:space="preserve">Gibt die Maximal </w:t>
            </w:r>
            <w:r w:rsidR="00675D70">
              <w:rPr>
                <w:lang w:val="de-DE"/>
              </w:rPr>
              <w:t>mögliche</w:t>
            </w:r>
            <w:r>
              <w:rPr>
                <w:lang w:val="de-DE"/>
              </w:rPr>
              <w:t xml:space="preserve"> Spieleranzahl </w:t>
            </w:r>
            <w:r w:rsidR="00675D70">
              <w:rPr>
                <w:lang w:val="de-DE"/>
              </w:rPr>
              <w:t>zurück</w:t>
            </w:r>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r>
              <w:rPr>
                <w:sz w:val="22"/>
                <w:szCs w:val="22"/>
                <w:lang w:val="de-DE"/>
              </w:rPr>
              <w:t>Config</w:t>
            </w:r>
          </w:p>
        </w:tc>
        <w:tc>
          <w:tcPr>
            <w:tcW w:w="1572" w:type="dxa"/>
          </w:tcPr>
          <w:p w14:paraId="7780065C" w14:textId="369F2996" w:rsidR="009D45DE" w:rsidRPr="00342DF5" w:rsidRDefault="0034278D" w:rsidP="009D45DE">
            <w:pPr>
              <w:rPr>
                <w:sz w:val="22"/>
                <w:szCs w:val="22"/>
              </w:rPr>
            </w:pPr>
            <w:r>
              <w:rPr>
                <w:sz w:val="22"/>
                <w:szCs w:val="22"/>
              </w:rPr>
              <w:t xml:space="preserve">UC-3 / Use Case </w:t>
            </w:r>
            <w:r w:rsidR="00675D70">
              <w:rPr>
                <w:sz w:val="22"/>
                <w:szCs w:val="22"/>
              </w:rPr>
              <w:t>Übergreifend</w:t>
            </w:r>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r>
              <w:rPr>
                <w:lang w:val="de-DE"/>
              </w:rPr>
              <w:t>Void setPlayerCount()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Setzt den playerCount</w:t>
            </w:r>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r>
              <w:rPr>
                <w:sz w:val="22"/>
                <w:szCs w:val="22"/>
                <w:lang w:val="de-DE"/>
              </w:rPr>
              <w:t>Config</w:t>
            </w:r>
          </w:p>
        </w:tc>
        <w:tc>
          <w:tcPr>
            <w:tcW w:w="1572" w:type="dxa"/>
          </w:tcPr>
          <w:p w14:paraId="14467083" w14:textId="78B40D9A" w:rsidR="009D45DE" w:rsidRPr="00342DF5" w:rsidRDefault="0034278D" w:rsidP="009D45DE">
            <w:pPr>
              <w:rPr>
                <w:sz w:val="22"/>
                <w:szCs w:val="22"/>
              </w:rPr>
            </w:pPr>
            <w:r>
              <w:rPr>
                <w:sz w:val="22"/>
                <w:szCs w:val="22"/>
              </w:rPr>
              <w:t xml:space="preserve">Use Case </w:t>
            </w:r>
            <w:r w:rsidR="00675D70">
              <w:rPr>
                <w:sz w:val="22"/>
                <w:szCs w:val="22"/>
              </w:rPr>
              <w:t>Übergreifend</w:t>
            </w:r>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r>
              <w:rPr>
                <w:lang w:val="de-DE"/>
              </w:rPr>
              <w:t>Int[] getBoardSize()</w:t>
            </w:r>
          </w:p>
          <w:p w14:paraId="1DD73714" w14:textId="77777777" w:rsidR="009D45DE" w:rsidRPr="007B773F" w:rsidRDefault="009D45DE" w:rsidP="009D45DE">
            <w:pPr>
              <w:tabs>
                <w:tab w:val="left" w:pos="2448"/>
              </w:tabs>
              <w:rPr>
                <w:sz w:val="22"/>
                <w:szCs w:val="22"/>
              </w:rPr>
            </w:pPr>
          </w:p>
        </w:tc>
        <w:tc>
          <w:tcPr>
            <w:tcW w:w="2927" w:type="dxa"/>
          </w:tcPr>
          <w:p w14:paraId="4D123E39" w14:textId="22616004"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r w:rsidR="00675D70">
              <w:rPr>
                <w:sz w:val="22"/>
                <w:szCs w:val="22"/>
                <w:lang w:val="de-DE"/>
              </w:rPr>
              <w:t>Größe</w:t>
            </w:r>
            <w:r>
              <w:rPr>
                <w:sz w:val="22"/>
                <w:szCs w:val="22"/>
                <w:lang w:val="de-DE"/>
              </w:rPr>
              <w:t xml:space="preserve"> des Boards </w:t>
            </w:r>
            <w:r w:rsidR="00675D70">
              <w:rPr>
                <w:sz w:val="22"/>
                <w:szCs w:val="22"/>
                <w:lang w:val="de-DE"/>
              </w:rPr>
              <w:t>zurück</w:t>
            </w:r>
          </w:p>
        </w:tc>
        <w:tc>
          <w:tcPr>
            <w:tcW w:w="3334" w:type="dxa"/>
          </w:tcPr>
          <w:p w14:paraId="1B7AFA43" w14:textId="5D9C5CB9" w:rsidR="009D45DE" w:rsidRPr="00251F4E" w:rsidRDefault="002172E3" w:rsidP="009D45DE">
            <w:pPr>
              <w:rPr>
                <w:sz w:val="22"/>
                <w:szCs w:val="22"/>
                <w:lang w:val="de-DE"/>
              </w:rPr>
            </w:pPr>
            <w:r>
              <w:rPr>
                <w:sz w:val="22"/>
                <w:szCs w:val="22"/>
                <w:lang w:val="de-DE"/>
              </w:rPr>
              <w:t>Config</w:t>
            </w:r>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r>
              <w:rPr>
                <w:lang w:val="de-DE"/>
              </w:rPr>
              <w:t>Int getCellSize()</w:t>
            </w:r>
          </w:p>
          <w:p w14:paraId="305D7939" w14:textId="77777777" w:rsidR="009D45DE" w:rsidRPr="007B773F" w:rsidRDefault="009D45DE" w:rsidP="009D45DE">
            <w:pPr>
              <w:rPr>
                <w:sz w:val="22"/>
                <w:szCs w:val="22"/>
              </w:rPr>
            </w:pPr>
          </w:p>
        </w:tc>
        <w:tc>
          <w:tcPr>
            <w:tcW w:w="2927" w:type="dxa"/>
          </w:tcPr>
          <w:p w14:paraId="0D0050C8" w14:textId="2CADF3ED" w:rsidR="009D45DE" w:rsidRPr="009F7103" w:rsidRDefault="0034278D">
            <w:pPr>
              <w:pStyle w:val="ListParagraph"/>
              <w:numPr>
                <w:ilvl w:val="0"/>
                <w:numId w:val="67"/>
              </w:numPr>
              <w:spacing w:after="160" w:line="256" w:lineRule="auto"/>
              <w:ind w:left="360"/>
              <w:rPr>
                <w:lang w:val="de-DE"/>
              </w:rPr>
            </w:pPr>
            <w:r>
              <w:rPr>
                <w:lang w:val="de-DE"/>
              </w:rPr>
              <w:t xml:space="preserve">Gibt die groeße der jeweiligen Zellen </w:t>
            </w:r>
            <w:r w:rsidR="00675D70">
              <w:rPr>
                <w:sz w:val="22"/>
                <w:szCs w:val="22"/>
                <w:lang w:val="de-DE"/>
              </w:rPr>
              <w:t>zurück</w:t>
            </w:r>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r>
              <w:rPr>
                <w:sz w:val="22"/>
                <w:szCs w:val="22"/>
                <w:lang w:val="de-DE"/>
              </w:rPr>
              <w:t>Config</w:t>
            </w:r>
          </w:p>
        </w:tc>
        <w:tc>
          <w:tcPr>
            <w:tcW w:w="1572" w:type="dxa"/>
          </w:tcPr>
          <w:p w14:paraId="7291F626" w14:textId="77777777" w:rsidR="009D45DE" w:rsidRDefault="0034278D" w:rsidP="009D45DE">
            <w:pPr>
              <w:rPr>
                <w:sz w:val="22"/>
                <w:szCs w:val="22"/>
              </w:rPr>
            </w:pPr>
            <w:r>
              <w:rPr>
                <w:sz w:val="22"/>
                <w:szCs w:val="22"/>
              </w:rPr>
              <w:t xml:space="preserve">Use Case </w:t>
            </w:r>
            <w:r w:rsidR="00675D70">
              <w:rPr>
                <w:sz w:val="22"/>
                <w:szCs w:val="22"/>
              </w:rPr>
              <w:t>Übergreifend</w:t>
            </w:r>
          </w:p>
          <w:p w14:paraId="39A7B39D" w14:textId="287383BF" w:rsidR="00675D70" w:rsidRPr="00675D70" w:rsidRDefault="00675D70" w:rsidP="00675D70">
            <w:pPr>
              <w:jc w:val="center"/>
              <w:rPr>
                <w:sz w:val="22"/>
                <w:szCs w:val="22"/>
              </w:rPr>
            </w:pPr>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lastRenderedPageBreak/>
              <w:t>Void loadConfigFile(String)</w:t>
            </w:r>
          </w:p>
          <w:p w14:paraId="7D241EE2" w14:textId="77777777" w:rsidR="009D45DE" w:rsidRPr="007B773F" w:rsidRDefault="009D45DE" w:rsidP="009D45DE">
            <w:pPr>
              <w:rPr>
                <w:sz w:val="22"/>
                <w:szCs w:val="22"/>
              </w:rPr>
            </w:pPr>
          </w:p>
        </w:tc>
        <w:tc>
          <w:tcPr>
            <w:tcW w:w="2927" w:type="dxa"/>
          </w:tcPr>
          <w:p w14:paraId="6DC1C1E7" w14:textId="75794E64" w:rsidR="009D45DE" w:rsidRPr="000053F1" w:rsidRDefault="0034278D">
            <w:pPr>
              <w:numPr>
                <w:ilvl w:val="0"/>
                <w:numId w:val="65"/>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Lade</w:t>
            </w:r>
            <w:r w:rsidR="00675D70">
              <w:rPr>
                <w:rFonts w:eastAsia="Times New Roman" w:cs="Times New Roman"/>
                <w:lang w:val="de-DE" w:eastAsia="en-GB"/>
              </w:rPr>
              <w:t xml:space="preserve">t </w:t>
            </w:r>
            <w:r w:rsidRPr="0034278D">
              <w:rPr>
                <w:rFonts w:eastAsia="Times New Roman" w:cs="Times New Roman"/>
                <w:lang w:val="de-DE" w:eastAsia="en-GB"/>
              </w:rPr>
              <w:t>die Config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r>
              <w:rPr>
                <w:sz w:val="22"/>
                <w:szCs w:val="22"/>
                <w:lang w:val="de-DE"/>
              </w:rPr>
              <w:t>Config</w:t>
            </w:r>
          </w:p>
        </w:tc>
        <w:tc>
          <w:tcPr>
            <w:tcW w:w="1572" w:type="dxa"/>
          </w:tcPr>
          <w:p w14:paraId="555C4465" w14:textId="49010AAD" w:rsidR="009D45DE" w:rsidRPr="00A9620F" w:rsidRDefault="0034278D" w:rsidP="009D45DE">
            <w:pPr>
              <w:rPr>
                <w:sz w:val="22"/>
                <w:szCs w:val="22"/>
              </w:rPr>
            </w:pPr>
            <w:r>
              <w:rPr>
                <w:sz w:val="22"/>
                <w:szCs w:val="22"/>
              </w:rPr>
              <w:t xml:space="preserve">Use Case </w:t>
            </w:r>
            <w:r w:rsidR="00675D70">
              <w:rPr>
                <w:sz w:val="22"/>
                <w:szCs w:val="22"/>
              </w:rPr>
              <w:t>Übergreifend</w:t>
            </w:r>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Void startLobbyTimer(int, Runnable)</w:t>
            </w:r>
          </w:p>
          <w:p w14:paraId="6433A932" w14:textId="77777777" w:rsidR="009D45DE" w:rsidRPr="007B773F" w:rsidRDefault="009D45DE" w:rsidP="009D45DE">
            <w:pPr>
              <w:rPr>
                <w:sz w:val="22"/>
                <w:szCs w:val="22"/>
              </w:rPr>
            </w:pPr>
          </w:p>
        </w:tc>
        <w:tc>
          <w:tcPr>
            <w:tcW w:w="2927" w:type="dxa"/>
          </w:tcPr>
          <w:p w14:paraId="305CEC29" w14:textId="161279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Timer </w:t>
            </w:r>
            <w:r w:rsidR="00675D70">
              <w:rPr>
                <w:rFonts w:eastAsia="Times New Roman" w:cs="Times New Roman"/>
                <w:lang w:val="de-DE" w:eastAsia="en-GB"/>
              </w:rPr>
              <w:t>für</w:t>
            </w:r>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r>
              <w:rPr>
                <w:sz w:val="22"/>
                <w:szCs w:val="22"/>
                <w:lang w:val="de-DE"/>
              </w:rPr>
              <w:t>ThreadedTimerImpl</w:t>
            </w:r>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Void startGameTimer(int, Runnable)</w:t>
            </w:r>
          </w:p>
          <w:p w14:paraId="02EA83CA" w14:textId="77777777" w:rsidR="009D45DE" w:rsidRPr="007B773F" w:rsidRDefault="009D45DE" w:rsidP="009D45DE">
            <w:pPr>
              <w:rPr>
                <w:sz w:val="22"/>
                <w:szCs w:val="22"/>
              </w:rPr>
            </w:pPr>
          </w:p>
        </w:tc>
        <w:tc>
          <w:tcPr>
            <w:tcW w:w="2927" w:type="dxa"/>
          </w:tcPr>
          <w:p w14:paraId="79CE9CBE" w14:textId="633D7BD9"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Timer </w:t>
            </w:r>
            <w:r w:rsidR="00675D70">
              <w:rPr>
                <w:rFonts w:eastAsia="Times New Roman" w:cs="Times New Roman"/>
                <w:lang w:val="de-DE" w:eastAsia="en-GB"/>
              </w:rPr>
              <w:t>für</w:t>
            </w:r>
            <w:r>
              <w:rPr>
                <w:rFonts w:eastAsia="Times New Roman" w:cs="Times New Roman"/>
                <w:lang w:val="de-DE" w:eastAsia="en-GB"/>
              </w:rPr>
              <w:t xml:space="preserve"> das Spiel</w:t>
            </w:r>
          </w:p>
          <w:p w14:paraId="1133A2CA" w14:textId="4EE60066"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r w:rsidR="00675D70" w:rsidRPr="00AE2153">
              <w:rPr>
                <w:rFonts w:eastAsia="Times New Roman" w:cs="Times New Roman"/>
                <w:lang w:val="de-DE" w:eastAsia="en-GB"/>
              </w:rPr>
              <w:t>für</w:t>
            </w:r>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r>
              <w:rPr>
                <w:sz w:val="22"/>
                <w:szCs w:val="22"/>
                <w:lang w:val="de-DE"/>
              </w:rPr>
              <w:t>ThreadedTimerImpl</w:t>
            </w:r>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r>
              <w:rPr>
                <w:rFonts w:eastAsia="Times New Roman" w:cs="Times New Roman"/>
                <w:lang w:eastAsia="en-GB"/>
              </w:rPr>
              <w:t>StopGameTimer</w:t>
            </w:r>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r>
              <w:rPr>
                <w:rFonts w:eastAsia="Times New Roman" w:cs="Times New Roman"/>
                <w:lang w:eastAsia="en-GB"/>
              </w:rPr>
              <w:t>Stoppt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r>
              <w:rPr>
                <w:sz w:val="22"/>
                <w:szCs w:val="22"/>
                <w:lang w:val="de-DE"/>
              </w:rPr>
              <w:t>ThreadedTimerImpl</w:t>
            </w:r>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r>
              <w:rPr>
                <w:rFonts w:eastAsia="Times New Roman" w:cs="Times New Roman"/>
                <w:lang w:val="de-DE" w:eastAsia="en-GB"/>
              </w:rPr>
              <w:t>Void setPlayerMove(int,int)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Ruft setIntendedDirection</w:t>
            </w:r>
          </w:p>
          <w:p w14:paraId="77914DBD" w14:textId="3624A691"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t xml:space="preserve">Setzt </w:t>
            </w:r>
            <w:r w:rsidRPr="00AE2153">
              <w:rPr>
                <w:rFonts w:eastAsia="Times New Roman" w:cs="Times New Roman"/>
                <w:lang w:val="de-DE" w:eastAsia="en-GB"/>
              </w:rPr>
              <w:t xml:space="preserve">die Bewegung </w:t>
            </w:r>
            <w:r w:rsidR="00675D70" w:rsidRPr="00AE2153">
              <w:rPr>
                <w:rFonts w:eastAsia="Times New Roman" w:cs="Times New Roman"/>
                <w:lang w:val="de-DE" w:eastAsia="en-GB"/>
              </w:rPr>
              <w:t>für</w:t>
            </w:r>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r>
              <w:rPr>
                <w:sz w:val="22"/>
                <w:szCs w:val="22"/>
                <w:lang w:val="de-DE"/>
              </w:rPr>
              <w:t>PlayerManager</w:t>
            </w:r>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r>
              <w:rPr>
                <w:rFonts w:eastAsia="Times New Roman" w:cs="Times New Roman"/>
                <w:lang w:val="de-DE" w:eastAsia="en-GB"/>
              </w:rPr>
              <w:t>Void setIntendedDirection(int, int)</w:t>
            </w:r>
          </w:p>
        </w:tc>
        <w:tc>
          <w:tcPr>
            <w:tcW w:w="2927" w:type="dxa"/>
          </w:tcPr>
          <w:p w14:paraId="184250EA" w14:textId="5B849EBC"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r w:rsidR="00675D70">
              <w:rPr>
                <w:rFonts w:eastAsia="Times New Roman" w:cs="Times New Roman"/>
                <w:lang w:val="de-DE" w:eastAsia="en-GB"/>
              </w:rPr>
              <w:t>für</w:t>
            </w:r>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r>
              <w:rPr>
                <w:sz w:val="22"/>
                <w:szCs w:val="22"/>
                <w:lang w:val="de-DE"/>
              </w:rPr>
              <w:t>PlayerManager</w:t>
            </w:r>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1542DC38" w:rsidR="00001EFF" w:rsidRDefault="00AE2153" w:rsidP="009D45DE">
            <w:pPr>
              <w:rPr>
                <w:rFonts w:eastAsia="Times New Roman" w:cs="Times New Roman"/>
                <w:lang w:val="de-DE" w:eastAsia="en-GB"/>
              </w:rPr>
            </w:pPr>
            <w:r>
              <w:rPr>
                <w:rFonts w:eastAsia="Times New Roman" w:cs="Times New Roman"/>
                <w:lang w:val="de-DE" w:eastAsia="en-GB"/>
              </w:rPr>
              <w:t>List&lt;Players&gt; getLivin</w:t>
            </w:r>
            <w:r w:rsidR="00CC1781">
              <w:rPr>
                <w:rFonts w:eastAsia="Times New Roman" w:cs="Times New Roman"/>
                <w:lang w:val="de-DE" w:eastAsia="en-GB"/>
              </w:rPr>
              <w:t>g</w:t>
            </w:r>
            <w:r>
              <w:rPr>
                <w:rFonts w:eastAsia="Times New Roman" w:cs="Times New Roman"/>
                <w:lang w:val="de-DE" w:eastAsia="en-GB"/>
              </w:rPr>
              <w:t>Players()</w:t>
            </w:r>
          </w:p>
        </w:tc>
        <w:tc>
          <w:tcPr>
            <w:tcW w:w="2927" w:type="dxa"/>
          </w:tcPr>
          <w:p w14:paraId="068707FE" w14:textId="04DFC96A"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r w:rsidR="00675D70">
              <w:rPr>
                <w:rFonts w:eastAsia="Times New Roman" w:cs="Times New Roman"/>
                <w:lang w:val="de-DE" w:eastAsia="en-GB"/>
              </w:rPr>
              <w:t>zurück</w:t>
            </w:r>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r>
              <w:rPr>
                <w:sz w:val="22"/>
                <w:szCs w:val="22"/>
                <w:lang w:val="de-DE"/>
              </w:rPr>
              <w:t>PlayerManager</w:t>
            </w:r>
          </w:p>
        </w:tc>
        <w:tc>
          <w:tcPr>
            <w:tcW w:w="1572" w:type="dxa"/>
          </w:tcPr>
          <w:p w14:paraId="0FE4001B" w14:textId="62CDC55B" w:rsidR="00001EFF" w:rsidRPr="00001EFF" w:rsidRDefault="00AE2153" w:rsidP="009D45DE">
            <w:pPr>
              <w:rPr>
                <w:sz w:val="22"/>
                <w:szCs w:val="22"/>
                <w:lang w:val="de-DE"/>
              </w:rPr>
            </w:pPr>
            <w:r>
              <w:rPr>
                <w:sz w:val="22"/>
                <w:szCs w:val="22"/>
              </w:rPr>
              <w:t xml:space="preserve">Use Case </w:t>
            </w:r>
            <w:r w:rsidR="00675D70">
              <w:rPr>
                <w:sz w:val="22"/>
                <w:szCs w:val="22"/>
              </w:rPr>
              <w:t>Übergreifend</w:t>
            </w:r>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r>
              <w:rPr>
                <w:rFonts w:eastAsia="Times New Roman" w:cs="Times New Roman"/>
                <w:lang w:val="de-DE" w:eastAsia="en-GB"/>
              </w:rPr>
              <w:t>Void notifyCollisions(int[][])</w:t>
            </w:r>
          </w:p>
        </w:tc>
        <w:tc>
          <w:tcPr>
            <w:tcW w:w="2927" w:type="dxa"/>
          </w:tcPr>
          <w:p w14:paraId="4A6369CD" w14:textId="7E8DDB28"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r w:rsidR="00675D70">
              <w:rPr>
                <w:rFonts w:eastAsia="Times New Roman" w:cs="Times New Roman"/>
                <w:lang w:val="de-DE" w:eastAsia="en-GB"/>
              </w:rPr>
              <w:t>Lebens Status</w:t>
            </w:r>
            <w:r>
              <w:rPr>
                <w:rFonts w:eastAsia="Times New Roman" w:cs="Times New Roman"/>
                <w:lang w:val="de-DE" w:eastAsia="en-GB"/>
              </w:rPr>
              <w:t xml:space="preserve"> auf False, wenn eine </w:t>
            </w:r>
            <w:r w:rsidR="00675D70">
              <w:rPr>
                <w:rFonts w:eastAsia="Times New Roman" w:cs="Times New Roman"/>
                <w:lang w:val="de-DE" w:eastAsia="en-GB"/>
              </w:rPr>
              <w:t>Kollision</w:t>
            </w:r>
            <w:r>
              <w:rPr>
                <w:rFonts w:eastAsia="Times New Roman" w:cs="Times New Roman"/>
                <w:lang w:val="de-DE" w:eastAsia="en-GB"/>
              </w:rPr>
              <w:t xml:space="preserve"> vorhanden ist</w:t>
            </w:r>
          </w:p>
        </w:tc>
        <w:tc>
          <w:tcPr>
            <w:tcW w:w="3334" w:type="dxa"/>
          </w:tcPr>
          <w:p w14:paraId="62DEAD1F" w14:textId="40867672" w:rsidR="00001EFF" w:rsidRPr="00251F4E" w:rsidRDefault="002172E3" w:rsidP="009D45DE">
            <w:pPr>
              <w:rPr>
                <w:sz w:val="22"/>
                <w:szCs w:val="22"/>
                <w:lang w:val="de-DE"/>
              </w:rPr>
            </w:pPr>
            <w:r>
              <w:rPr>
                <w:sz w:val="22"/>
                <w:szCs w:val="22"/>
                <w:lang w:val="de-DE"/>
              </w:rPr>
              <w:t>PlayerManager</w:t>
            </w:r>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r>
              <w:rPr>
                <w:rFonts w:eastAsia="Times New Roman" w:cs="Times New Roman"/>
                <w:lang w:val="de-DE" w:eastAsia="en-GB"/>
              </w:rPr>
              <w:t>Void commitPlayerMoves()</w:t>
            </w:r>
          </w:p>
        </w:tc>
        <w:tc>
          <w:tcPr>
            <w:tcW w:w="2927" w:type="dxa"/>
          </w:tcPr>
          <w:p w14:paraId="08784C41" w14:textId="3E4C48A2"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commitMove auf die jeweiligen Spieler auf und setzt die Richtung </w:t>
            </w:r>
            <w:r w:rsidR="00675D70">
              <w:rPr>
                <w:rFonts w:eastAsia="Times New Roman" w:cs="Times New Roman"/>
                <w:lang w:val="de-DE" w:eastAsia="en-GB"/>
              </w:rPr>
              <w:t>für</w:t>
            </w:r>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r>
              <w:rPr>
                <w:sz w:val="22"/>
                <w:szCs w:val="22"/>
                <w:lang w:val="de-DE"/>
              </w:rPr>
              <w:t>PlayerManager</w:t>
            </w:r>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675D70"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Void createPlayer(List&lt;String&gt;,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r>
              <w:rPr>
                <w:rFonts w:eastAsia="Times New Roman" w:cs="Times New Roman"/>
                <w:lang w:eastAsia="en-GB"/>
              </w:rPr>
              <w:t>Erzeugt spieler</w:t>
            </w:r>
          </w:p>
        </w:tc>
        <w:tc>
          <w:tcPr>
            <w:tcW w:w="3334" w:type="dxa"/>
          </w:tcPr>
          <w:p w14:paraId="3F31EE7C" w14:textId="5D665C33" w:rsidR="00037ADE" w:rsidRPr="00037ADE" w:rsidRDefault="002172E3" w:rsidP="009D45DE">
            <w:pPr>
              <w:rPr>
                <w:sz w:val="22"/>
                <w:szCs w:val="22"/>
              </w:rPr>
            </w:pPr>
            <w:r>
              <w:rPr>
                <w:sz w:val="22"/>
                <w:szCs w:val="22"/>
                <w:lang w:val="de-DE"/>
              </w:rPr>
              <w:t>PlayerManager</w:t>
            </w:r>
          </w:p>
        </w:tc>
        <w:tc>
          <w:tcPr>
            <w:tcW w:w="1572" w:type="dxa"/>
          </w:tcPr>
          <w:p w14:paraId="7996DFCA" w14:textId="0F6A2456" w:rsidR="00037ADE" w:rsidRPr="00037ADE" w:rsidRDefault="00037ADE" w:rsidP="009D45DE">
            <w:pPr>
              <w:rPr>
                <w:sz w:val="22"/>
                <w:szCs w:val="22"/>
              </w:rPr>
            </w:pPr>
            <w:r>
              <w:rPr>
                <w:sz w:val="22"/>
                <w:szCs w:val="22"/>
              </w:rPr>
              <w:t>UC-3</w:t>
            </w:r>
          </w:p>
        </w:tc>
      </w:tr>
      <w:tr w:rsidR="00675D70"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List&lt;int[]&gt; getPlayerPositions(int)</w:t>
            </w:r>
          </w:p>
        </w:tc>
        <w:tc>
          <w:tcPr>
            <w:tcW w:w="2927" w:type="dxa"/>
          </w:tcPr>
          <w:p w14:paraId="715BDD10" w14:textId="257389D8"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r w:rsidR="00675D70" w:rsidRPr="00037ADE">
              <w:rPr>
                <w:rFonts w:eastAsia="Times New Roman" w:cs="Times New Roman"/>
                <w:lang w:val="de-DE" w:eastAsia="en-GB"/>
              </w:rPr>
              <w:t>Pos</w:t>
            </w:r>
            <w:r w:rsidR="00675D70">
              <w:rPr>
                <w:rFonts w:eastAsia="Times New Roman" w:cs="Times New Roman"/>
                <w:lang w:val="de-DE" w:eastAsia="en-GB"/>
              </w:rPr>
              <w:t>itionen</w:t>
            </w:r>
            <w:r>
              <w:rPr>
                <w:rFonts w:eastAsia="Times New Roman" w:cs="Times New Roman"/>
                <w:lang w:val="de-DE" w:eastAsia="en-GB"/>
              </w:rPr>
              <w:t xml:space="preserve"> </w:t>
            </w:r>
            <w:r w:rsidR="00E30EEE">
              <w:rPr>
                <w:rFonts w:eastAsia="Times New Roman" w:cs="Times New Roman"/>
                <w:lang w:val="de-DE" w:eastAsia="en-GB"/>
              </w:rPr>
              <w:t>des jeweiligen Spielers</w:t>
            </w:r>
            <w:r>
              <w:rPr>
                <w:rFonts w:eastAsia="Times New Roman" w:cs="Times New Roman"/>
                <w:lang w:val="de-DE" w:eastAsia="en-GB"/>
              </w:rPr>
              <w:t xml:space="preserve"> </w:t>
            </w:r>
            <w:r w:rsidR="00675D70">
              <w:rPr>
                <w:rFonts w:eastAsia="Times New Roman" w:cs="Times New Roman"/>
                <w:lang w:val="de-DE" w:eastAsia="en-GB"/>
              </w:rPr>
              <w:t>zurück</w:t>
            </w:r>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r>
              <w:rPr>
                <w:sz w:val="22"/>
                <w:szCs w:val="22"/>
                <w:lang w:val="de-DE"/>
              </w:rPr>
              <w:t>PlayerManager</w:t>
            </w:r>
          </w:p>
        </w:tc>
        <w:tc>
          <w:tcPr>
            <w:tcW w:w="1572" w:type="dxa"/>
          </w:tcPr>
          <w:p w14:paraId="6B8C66CE" w14:textId="6593731B" w:rsidR="00037ADE" w:rsidRPr="00037ADE" w:rsidRDefault="00037ADE" w:rsidP="009D45DE">
            <w:pPr>
              <w:rPr>
                <w:sz w:val="22"/>
                <w:szCs w:val="22"/>
                <w:lang w:val="de-DE"/>
              </w:rPr>
            </w:pPr>
            <w:r>
              <w:rPr>
                <w:sz w:val="22"/>
                <w:szCs w:val="22"/>
              </w:rPr>
              <w:t xml:space="preserve">Use Case </w:t>
            </w:r>
            <w:r w:rsidR="00675D70">
              <w:rPr>
                <w:sz w:val="22"/>
                <w:szCs w:val="22"/>
              </w:rPr>
              <w:t>Übergreifend</w:t>
            </w:r>
          </w:p>
        </w:tc>
      </w:tr>
      <w:tr w:rsidR="00675D70"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Void killPlayer(int)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Setzt den Lebensstatus eines Spielers auf False</w:t>
            </w:r>
          </w:p>
        </w:tc>
        <w:tc>
          <w:tcPr>
            <w:tcW w:w="3334" w:type="dxa"/>
          </w:tcPr>
          <w:p w14:paraId="1A6C4E6A" w14:textId="0A98D21C" w:rsidR="00037ADE" w:rsidRPr="00037ADE" w:rsidRDefault="002172E3" w:rsidP="009D45DE">
            <w:pPr>
              <w:rPr>
                <w:sz w:val="22"/>
                <w:szCs w:val="22"/>
                <w:lang w:val="de-DE"/>
              </w:rPr>
            </w:pPr>
            <w:r>
              <w:rPr>
                <w:sz w:val="22"/>
                <w:szCs w:val="22"/>
                <w:lang w:val="de-DE"/>
              </w:rPr>
              <w:t>PlayerManager</w:t>
            </w:r>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675D70"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r>
              <w:rPr>
                <w:rFonts w:eastAsia="Times New Roman" w:cs="Times New Roman"/>
                <w:lang w:eastAsia="en-GB"/>
              </w:rPr>
              <w:lastRenderedPageBreak/>
              <w:t>Plaer getPlayerById(int)</w:t>
            </w:r>
          </w:p>
        </w:tc>
        <w:tc>
          <w:tcPr>
            <w:tcW w:w="2927" w:type="dxa"/>
          </w:tcPr>
          <w:p w14:paraId="6E8BC508" w14:textId="31A5CAF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r w:rsidR="00675D70">
              <w:rPr>
                <w:rFonts w:eastAsia="Times New Roman" w:cs="Times New Roman"/>
                <w:lang w:val="de-DE" w:eastAsia="en-GB"/>
              </w:rPr>
              <w:t>zurück</w:t>
            </w:r>
          </w:p>
        </w:tc>
        <w:tc>
          <w:tcPr>
            <w:tcW w:w="3334" w:type="dxa"/>
          </w:tcPr>
          <w:p w14:paraId="0312BE91" w14:textId="23C14527" w:rsidR="00037ADE" w:rsidRPr="00037ADE" w:rsidRDefault="002172E3" w:rsidP="009D45DE">
            <w:pPr>
              <w:rPr>
                <w:sz w:val="22"/>
                <w:szCs w:val="22"/>
                <w:lang w:val="de-DE"/>
              </w:rPr>
            </w:pPr>
            <w:r>
              <w:rPr>
                <w:sz w:val="22"/>
                <w:szCs w:val="22"/>
                <w:lang w:val="de-DE"/>
              </w:rPr>
              <w:t>PlayerManager</w:t>
            </w:r>
          </w:p>
        </w:tc>
        <w:tc>
          <w:tcPr>
            <w:tcW w:w="1572" w:type="dxa"/>
          </w:tcPr>
          <w:p w14:paraId="0125817E" w14:textId="5AF4DB38" w:rsidR="00037ADE" w:rsidRDefault="00037ADE" w:rsidP="009D45DE">
            <w:pPr>
              <w:rPr>
                <w:sz w:val="22"/>
                <w:szCs w:val="22"/>
                <w:lang w:val="de-DE"/>
              </w:rPr>
            </w:pPr>
            <w:r>
              <w:rPr>
                <w:sz w:val="22"/>
                <w:szCs w:val="22"/>
              </w:rPr>
              <w:t xml:space="preserve">Use Case </w:t>
            </w:r>
            <w:r w:rsidR="00675D70">
              <w:rPr>
                <w:sz w:val="22"/>
                <w:szCs w:val="22"/>
              </w:rPr>
              <w:t>Übergreifend</w:t>
            </w:r>
          </w:p>
        </w:tc>
      </w:tr>
      <w:tr w:rsidR="00675D70"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Map&lt;Integer, int[][]&gt; checkPlayerCollision(List&lt;int[]&gt;)</w:t>
            </w:r>
          </w:p>
        </w:tc>
        <w:tc>
          <w:tcPr>
            <w:tcW w:w="2927" w:type="dxa"/>
          </w:tcPr>
          <w:p w14:paraId="2FD07B29" w14:textId="695D2BBA" w:rsidR="00037ADE" w:rsidRPr="00046857" w:rsidRDefault="00E30EEE">
            <w:pPr>
              <w:pStyle w:val="ListParagraph"/>
              <w:numPr>
                <w:ilvl w:val="0"/>
                <w:numId w:val="75"/>
              </w:numPr>
              <w:rPr>
                <w:rFonts w:eastAsia="Times New Roman" w:cs="Times New Roman"/>
                <w:lang w:val="de-DE" w:eastAsia="en-GB"/>
              </w:rPr>
            </w:pPr>
            <w:r w:rsidRPr="00046857">
              <w:rPr>
                <w:rFonts w:eastAsia="Times New Roman" w:cs="Times New Roman"/>
                <w:lang w:val="de-DE" w:eastAsia="en-GB"/>
              </w:rPr>
              <w:t>Prüft,</w:t>
            </w:r>
            <w:r w:rsidR="00046857" w:rsidRPr="00046857">
              <w:rPr>
                <w:rFonts w:eastAsia="Times New Roman" w:cs="Times New Roman"/>
                <w:lang w:val="de-DE" w:eastAsia="en-GB"/>
              </w:rPr>
              <w:t xml:space="preserve"> ob es eine Kollision gibt und gibt die </w:t>
            </w:r>
            <w:r w:rsidR="00046857">
              <w:rPr>
                <w:rFonts w:eastAsia="Times New Roman" w:cs="Times New Roman"/>
                <w:lang w:val="de-DE" w:eastAsia="en-GB"/>
              </w:rPr>
              <w:t xml:space="preserve">Koordinaten der Kollision </w:t>
            </w:r>
            <w:r w:rsidR="00675D70">
              <w:rPr>
                <w:rFonts w:eastAsia="Times New Roman" w:cs="Times New Roman"/>
                <w:lang w:val="de-DE" w:eastAsia="en-GB"/>
              </w:rPr>
              <w:t>zurück</w:t>
            </w:r>
          </w:p>
        </w:tc>
        <w:tc>
          <w:tcPr>
            <w:tcW w:w="3334" w:type="dxa"/>
          </w:tcPr>
          <w:p w14:paraId="6C11B3CD" w14:textId="4886BFDC" w:rsidR="00037ADE" w:rsidRPr="00037ADE" w:rsidRDefault="002172E3" w:rsidP="009D45DE">
            <w:pPr>
              <w:rPr>
                <w:sz w:val="22"/>
                <w:szCs w:val="22"/>
              </w:rPr>
            </w:pPr>
            <w:r>
              <w:rPr>
                <w:sz w:val="22"/>
                <w:szCs w:val="22"/>
                <w:lang w:val="de-DE"/>
              </w:rPr>
              <w:t>PlayerManager</w:t>
            </w:r>
          </w:p>
        </w:tc>
        <w:tc>
          <w:tcPr>
            <w:tcW w:w="1572" w:type="dxa"/>
          </w:tcPr>
          <w:p w14:paraId="7E2BAC7D" w14:textId="015AEEF3" w:rsidR="00037ADE" w:rsidRDefault="00037ADE" w:rsidP="009D45DE">
            <w:pPr>
              <w:rPr>
                <w:sz w:val="22"/>
                <w:szCs w:val="22"/>
              </w:rPr>
            </w:pPr>
            <w:r>
              <w:rPr>
                <w:sz w:val="22"/>
                <w:szCs w:val="22"/>
              </w:rPr>
              <w:t>UC-5/UC-4</w:t>
            </w:r>
          </w:p>
        </w:tc>
      </w:tr>
      <w:tr w:rsidR="00675D70"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killPlayers() </w:t>
            </w:r>
          </w:p>
        </w:tc>
        <w:tc>
          <w:tcPr>
            <w:tcW w:w="2927" w:type="dxa"/>
          </w:tcPr>
          <w:p w14:paraId="5FDCE6C5" w14:textId="34EC3A2E" w:rsidR="00037ADE" w:rsidRDefault="00675D70">
            <w:pPr>
              <w:pStyle w:val="ListParagraph"/>
              <w:numPr>
                <w:ilvl w:val="0"/>
                <w:numId w:val="75"/>
              </w:numPr>
              <w:rPr>
                <w:rFonts w:eastAsia="Times New Roman" w:cs="Times New Roman"/>
                <w:lang w:eastAsia="en-GB"/>
              </w:rPr>
            </w:pPr>
            <w:r>
              <w:rPr>
                <w:rFonts w:eastAsia="Times New Roman" w:cs="Times New Roman"/>
                <w:lang w:eastAsia="en-GB"/>
              </w:rPr>
              <w:t>Löscht</w:t>
            </w:r>
            <w:r w:rsidR="00037ADE">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r>
              <w:rPr>
                <w:sz w:val="22"/>
                <w:szCs w:val="22"/>
                <w:lang w:val="de-DE"/>
              </w:rPr>
              <w:t>PlayerManager</w:t>
            </w:r>
          </w:p>
        </w:tc>
        <w:tc>
          <w:tcPr>
            <w:tcW w:w="1572" w:type="dxa"/>
          </w:tcPr>
          <w:p w14:paraId="3B0F9B77" w14:textId="4199B7D1" w:rsidR="00037ADE" w:rsidRDefault="00037ADE" w:rsidP="009D45DE">
            <w:pPr>
              <w:rPr>
                <w:sz w:val="22"/>
                <w:szCs w:val="22"/>
              </w:rPr>
            </w:pPr>
            <w:r>
              <w:rPr>
                <w:sz w:val="22"/>
                <w:szCs w:val="22"/>
              </w:rPr>
              <w:t>UC-5 / UC-9</w:t>
            </w:r>
          </w:p>
        </w:tc>
      </w:tr>
      <w:tr w:rsidR="00675D70"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List&lt;Player&gt; getPlayers()</w:t>
            </w:r>
          </w:p>
        </w:tc>
        <w:tc>
          <w:tcPr>
            <w:tcW w:w="2927" w:type="dxa"/>
          </w:tcPr>
          <w:p w14:paraId="0CA0D656" w14:textId="15F94EFF"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r w:rsidR="00675D70">
              <w:rPr>
                <w:rFonts w:eastAsia="Times New Roman" w:cs="Times New Roman"/>
                <w:lang w:val="de-DE" w:eastAsia="en-GB"/>
              </w:rPr>
              <w:t>zurück</w:t>
            </w:r>
          </w:p>
        </w:tc>
        <w:tc>
          <w:tcPr>
            <w:tcW w:w="3334" w:type="dxa"/>
          </w:tcPr>
          <w:p w14:paraId="114B6102" w14:textId="368CC40A" w:rsidR="00037ADE" w:rsidRPr="00037ADE" w:rsidRDefault="002172E3" w:rsidP="009D45DE">
            <w:pPr>
              <w:rPr>
                <w:sz w:val="22"/>
                <w:szCs w:val="22"/>
                <w:lang w:val="de-DE"/>
              </w:rPr>
            </w:pPr>
            <w:r>
              <w:rPr>
                <w:sz w:val="22"/>
                <w:szCs w:val="22"/>
                <w:lang w:val="de-DE"/>
              </w:rPr>
              <w:t>PlayerManager</w:t>
            </w:r>
          </w:p>
        </w:tc>
        <w:tc>
          <w:tcPr>
            <w:tcW w:w="1572" w:type="dxa"/>
          </w:tcPr>
          <w:p w14:paraId="13D5534F" w14:textId="69292B75" w:rsidR="00037ADE" w:rsidRPr="00037ADE" w:rsidRDefault="00037ADE" w:rsidP="009D45DE">
            <w:pPr>
              <w:rPr>
                <w:sz w:val="22"/>
                <w:szCs w:val="22"/>
                <w:lang w:val="de-DE"/>
              </w:rPr>
            </w:pPr>
            <w:r>
              <w:rPr>
                <w:sz w:val="22"/>
                <w:szCs w:val="22"/>
              </w:rPr>
              <w:t xml:space="preserve">Use Case </w:t>
            </w:r>
            <w:r w:rsidR="00675D70">
              <w:rPr>
                <w:sz w:val="22"/>
                <w:szCs w:val="22"/>
              </w:rPr>
              <w:t>Übergreifend</w:t>
            </w:r>
          </w:p>
        </w:tc>
      </w:tr>
      <w:tr w:rsidR="00675D70"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Void commitMove(int)</w:t>
            </w:r>
          </w:p>
        </w:tc>
        <w:tc>
          <w:tcPr>
            <w:tcW w:w="2927" w:type="dxa"/>
          </w:tcPr>
          <w:p w14:paraId="4D6A0EEE" w14:textId="203FF7E8"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r w:rsidR="00675D70">
              <w:rPr>
                <w:rFonts w:eastAsia="Times New Roman" w:cs="Times New Roman"/>
                <w:lang w:val="de-DE" w:eastAsia="en-GB"/>
              </w:rPr>
              <w:t>für</w:t>
            </w:r>
            <w:r>
              <w:rPr>
                <w:rFonts w:eastAsia="Times New Roman" w:cs="Times New Roman"/>
                <w:lang w:val="de-DE" w:eastAsia="en-GB"/>
              </w:rPr>
              <w:t xml:space="preserve"> einen Spieler, dabei wird die Richtung als int der Methode </w:t>
            </w:r>
            <w:r w:rsidR="00E30EEE">
              <w:rPr>
                <w:rFonts w:eastAsia="Times New Roman" w:cs="Times New Roman"/>
                <w:lang w:val="de-DE" w:eastAsia="en-GB"/>
              </w:rPr>
              <w:t>übergeben</w:t>
            </w:r>
            <w:r>
              <w:rPr>
                <w:rFonts w:eastAsia="Times New Roman" w:cs="Times New Roman"/>
                <w:lang w:val="de-DE" w:eastAsia="en-GB"/>
              </w:rPr>
              <w:t>.</w:t>
            </w:r>
          </w:p>
          <w:p w14:paraId="2F461C1E" w14:textId="608E35A2"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r w:rsidR="00E30EEE">
              <w:rPr>
                <w:rFonts w:eastAsia="Times New Roman" w:cs="Times New Roman"/>
                <w:lang w:val="de-DE" w:eastAsia="en-GB"/>
              </w:rPr>
              <w:t>Überladung</w:t>
            </w:r>
            <w:r>
              <w:rPr>
                <w:rFonts w:eastAsia="Times New Roman" w:cs="Times New Roman"/>
                <w:lang w:val="de-DE" w:eastAsia="en-GB"/>
              </w:rPr>
              <w:t xml:space="preserve"> mit void commitMove()</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675D70"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changePosition(int,int) </w:t>
            </w:r>
          </w:p>
        </w:tc>
        <w:tc>
          <w:tcPr>
            <w:tcW w:w="2927" w:type="dxa"/>
          </w:tcPr>
          <w:p w14:paraId="4C9BAFE0" w14:textId="526EB1FF" w:rsidR="00037ADE" w:rsidRDefault="00E30EEE">
            <w:pPr>
              <w:pStyle w:val="ListParagraph"/>
              <w:numPr>
                <w:ilvl w:val="0"/>
                <w:numId w:val="75"/>
              </w:numPr>
              <w:rPr>
                <w:rFonts w:eastAsia="Times New Roman" w:cs="Times New Roman"/>
                <w:lang w:val="de-DE" w:eastAsia="en-GB"/>
              </w:rPr>
            </w:pPr>
            <w:r>
              <w:rPr>
                <w:rFonts w:eastAsia="Times New Roman" w:cs="Times New Roman"/>
                <w:lang w:val="de-DE" w:eastAsia="en-GB"/>
              </w:rPr>
              <w:t>Ändert</w:t>
            </w:r>
            <w:r w:rsidR="00037ADE">
              <w:rPr>
                <w:rFonts w:eastAsia="Times New Roman" w:cs="Times New Roman"/>
                <w:lang w:val="de-DE" w:eastAsia="en-GB"/>
              </w:rPr>
              <w:t xml:space="preserve"> die Position auf die neuen x,y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675D70"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t>Bool checkBackwards(int[])</w:t>
            </w:r>
          </w:p>
        </w:tc>
        <w:tc>
          <w:tcPr>
            <w:tcW w:w="2927" w:type="dxa"/>
          </w:tcPr>
          <w:p w14:paraId="2B80C798" w14:textId="50210FF9" w:rsidR="00037ADE" w:rsidRDefault="00E30EEE">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172E3">
              <w:rPr>
                <w:rFonts w:eastAsia="Times New Roman" w:cs="Times New Roman"/>
                <w:lang w:val="de-DE" w:eastAsia="en-GB"/>
              </w:rPr>
              <w:t xml:space="preserve"> ob ein Spieler versucht, einen Schritt </w:t>
            </w:r>
            <w:r>
              <w:rPr>
                <w:rFonts w:eastAsia="Times New Roman" w:cs="Times New Roman"/>
                <w:lang w:val="de-DE" w:eastAsia="en-GB"/>
              </w:rPr>
              <w:t>zurück</w:t>
            </w:r>
            <w:r w:rsidR="002172E3">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675D70"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Void resetNextId()</w:t>
            </w:r>
          </w:p>
        </w:tc>
        <w:tc>
          <w:tcPr>
            <w:tcW w:w="2927" w:type="dxa"/>
          </w:tcPr>
          <w:p w14:paraId="701E1A61" w14:textId="58FDA08D" w:rsidR="002172E3" w:rsidRPr="00E30EEE" w:rsidRDefault="00E30EEE">
            <w:pPr>
              <w:pStyle w:val="ListParagraph"/>
              <w:numPr>
                <w:ilvl w:val="0"/>
                <w:numId w:val="75"/>
              </w:numPr>
              <w:rPr>
                <w:rFonts w:eastAsia="Times New Roman" w:cs="Times New Roman"/>
                <w:lang w:val="de-DE" w:eastAsia="en-GB"/>
              </w:rPr>
            </w:pPr>
            <w:r w:rsidRPr="00E30EEE">
              <w:rPr>
                <w:rFonts w:eastAsia="Times New Roman" w:cs="Times New Roman"/>
                <w:lang w:val="de-DE" w:eastAsia="en-GB"/>
              </w:rPr>
              <w:t>Setzt</w:t>
            </w:r>
            <w:r w:rsidR="002172E3" w:rsidRPr="00E30EEE">
              <w:rPr>
                <w:rFonts w:eastAsia="Times New Roman" w:cs="Times New Roman"/>
                <w:lang w:val="de-DE" w:eastAsia="en-GB"/>
              </w:rPr>
              <w:t xml:space="preserve"> die nextId variable</w:t>
            </w:r>
            <w:r w:rsidRPr="00E30EEE">
              <w:rPr>
                <w:rFonts w:eastAsia="Times New Roman" w:cs="Times New Roman"/>
                <w:lang w:val="de-DE" w:eastAsia="en-GB"/>
              </w:rPr>
              <w:t xml:space="preserve"> zurück</w:t>
            </w:r>
            <w:r w:rsidR="002172E3" w:rsidRPr="00E30EEE">
              <w:rPr>
                <w:rFonts w:eastAsia="Times New Roman" w:cs="Times New Roman"/>
                <w:lang w:val="de-DE" w:eastAsia="en-GB"/>
              </w:rPr>
              <w:t>.</w:t>
            </w:r>
          </w:p>
          <w:p w14:paraId="36AA2947" w14:textId="00DD7BA0"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r w:rsidR="00E30EEE">
              <w:rPr>
                <w:rFonts w:eastAsia="Times New Roman" w:cs="Times New Roman"/>
                <w:lang w:val="de-DE" w:eastAsia="en-GB"/>
              </w:rPr>
              <w:t>Spieler</w:t>
            </w:r>
            <w:r>
              <w:rPr>
                <w:rFonts w:eastAsia="Times New Roman" w:cs="Times New Roman"/>
                <w:lang w:val="de-DE" w:eastAsia="en-GB"/>
              </w:rPr>
              <w:t>, wieder mit ID’s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567848A2" w:rsidR="002172E3" w:rsidRPr="002172E3" w:rsidRDefault="002172E3" w:rsidP="009D45DE">
            <w:pPr>
              <w:rPr>
                <w:sz w:val="22"/>
                <w:szCs w:val="22"/>
                <w:lang w:val="de-DE"/>
              </w:rPr>
            </w:pPr>
            <w:r>
              <w:rPr>
                <w:sz w:val="22"/>
                <w:szCs w:val="22"/>
              </w:rPr>
              <w:t xml:space="preserve">Use Case </w:t>
            </w:r>
            <w:r w:rsidR="00E30EEE">
              <w:rPr>
                <w:sz w:val="22"/>
                <w:szCs w:val="22"/>
              </w:rPr>
              <w:t>Übergreifend</w:t>
            </w:r>
          </w:p>
        </w:tc>
      </w:tr>
      <w:tr w:rsidR="00675D70"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Void startGame()</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Das Spiel wird gestartet</w:t>
            </w:r>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net indem calculateStartPositions aufgerufen wird</w:t>
            </w:r>
          </w:p>
        </w:tc>
        <w:tc>
          <w:tcPr>
            <w:tcW w:w="3334" w:type="dxa"/>
          </w:tcPr>
          <w:p w14:paraId="73C83E0C" w14:textId="7A36E632" w:rsidR="002172E3" w:rsidRPr="002172E3" w:rsidRDefault="002172E3" w:rsidP="009D45DE">
            <w:pPr>
              <w:rPr>
                <w:sz w:val="22"/>
                <w:szCs w:val="22"/>
                <w:lang w:val="de-DE"/>
              </w:rPr>
            </w:pPr>
            <w:r>
              <w:rPr>
                <w:sz w:val="22"/>
                <w:szCs w:val="22"/>
                <w:lang w:val="de-DE"/>
              </w:rPr>
              <w:t>GameLogic</w:t>
            </w:r>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lastRenderedPageBreak/>
              <w:t>Bool updateTick()</w:t>
            </w:r>
          </w:p>
        </w:tc>
        <w:tc>
          <w:tcPr>
            <w:tcW w:w="2927" w:type="dxa"/>
          </w:tcPr>
          <w:p w14:paraId="024AE32A" w14:textId="5FA593F2"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r w:rsidR="00E30EEE">
              <w:rPr>
                <w:rFonts w:eastAsia="Times New Roman" w:cs="Times New Roman"/>
                <w:lang w:val="de-DE" w:eastAsia="en-GB"/>
              </w:rPr>
              <w:t>für</w:t>
            </w:r>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r>
              <w:rPr>
                <w:sz w:val="22"/>
                <w:szCs w:val="22"/>
                <w:lang w:val="de-DE"/>
              </w:rPr>
              <w:t>GameLogic</w:t>
            </w:r>
          </w:p>
        </w:tc>
        <w:tc>
          <w:tcPr>
            <w:tcW w:w="1572" w:type="dxa"/>
          </w:tcPr>
          <w:p w14:paraId="33801D7E" w14:textId="2B3AE1B6" w:rsidR="002172E3" w:rsidRDefault="002172E3" w:rsidP="009D45DE">
            <w:pPr>
              <w:rPr>
                <w:sz w:val="22"/>
                <w:szCs w:val="22"/>
                <w:lang w:val="de-DE"/>
              </w:rPr>
            </w:pPr>
            <w:r>
              <w:rPr>
                <w:sz w:val="22"/>
                <w:szCs w:val="22"/>
                <w:lang w:val="de-DE"/>
              </w:rPr>
              <w:t xml:space="preserve">Use Case </w:t>
            </w:r>
            <w:r w:rsidR="00E30EEE">
              <w:rPr>
                <w:sz w:val="22"/>
                <w:szCs w:val="22"/>
                <w:lang w:val="de-DE"/>
              </w:rPr>
              <w:t>Übergreifend</w:t>
            </w:r>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List&lt;int[]&gt; checkCollision</w:t>
            </w:r>
          </w:p>
        </w:tc>
        <w:tc>
          <w:tcPr>
            <w:tcW w:w="2927" w:type="dxa"/>
          </w:tcPr>
          <w:p w14:paraId="18553846" w14:textId="435A7F2D" w:rsidR="002172E3" w:rsidRPr="002172E3"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708A9">
              <w:rPr>
                <w:rFonts w:eastAsia="Times New Roman" w:cs="Times New Roman"/>
                <w:lang w:val="de-DE" w:eastAsia="en-GB"/>
              </w:rPr>
              <w:t xml:space="preserve"> auf eine Kollision und gibt eine Liste mit Koordinaten, an denen die Kollision stattgefunden </w:t>
            </w:r>
            <w:r w:rsidR="00E30EEE">
              <w:rPr>
                <w:rFonts w:eastAsia="Times New Roman" w:cs="Times New Roman"/>
                <w:lang w:val="de-DE" w:eastAsia="en-GB"/>
              </w:rPr>
              <w:t>hat,</w:t>
            </w:r>
          </w:p>
        </w:tc>
        <w:tc>
          <w:tcPr>
            <w:tcW w:w="3334" w:type="dxa"/>
          </w:tcPr>
          <w:p w14:paraId="185C9280" w14:textId="3113E98C" w:rsidR="002172E3" w:rsidRDefault="002708A9" w:rsidP="009D45DE">
            <w:pPr>
              <w:rPr>
                <w:sz w:val="22"/>
                <w:szCs w:val="22"/>
                <w:lang w:val="de-DE"/>
              </w:rPr>
            </w:pPr>
            <w:r>
              <w:rPr>
                <w:sz w:val="22"/>
                <w:szCs w:val="22"/>
                <w:lang w:val="de-DE"/>
              </w:rPr>
              <w:t>GameLogic</w:t>
            </w:r>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Void calculateStartPositions()</w:t>
            </w:r>
          </w:p>
        </w:tc>
        <w:tc>
          <w:tcPr>
            <w:tcW w:w="2927" w:type="dxa"/>
          </w:tcPr>
          <w:p w14:paraId="2182D3E8" w14:textId="67DA8F36"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r w:rsidR="00CC1781">
              <w:rPr>
                <w:rFonts w:eastAsia="Times New Roman" w:cs="Times New Roman"/>
                <w:lang w:val="de-DE" w:eastAsia="en-GB"/>
              </w:rPr>
              <w:t>für</w:t>
            </w:r>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r>
              <w:rPr>
                <w:sz w:val="22"/>
                <w:szCs w:val="22"/>
                <w:lang w:val="de-DE"/>
              </w:rPr>
              <w:t>GameLogic</w:t>
            </w:r>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r>
              <w:rPr>
                <w:rFonts w:eastAsia="Times New Roman" w:cs="Times New Roman"/>
                <w:lang w:eastAsia="en-GB"/>
              </w:rPr>
              <w:t>Int[] getWinnerStatus()</w:t>
            </w:r>
          </w:p>
        </w:tc>
        <w:tc>
          <w:tcPr>
            <w:tcW w:w="2927" w:type="dxa"/>
          </w:tcPr>
          <w:p w14:paraId="34D898A3" w14:textId="4C67D40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r w:rsidR="00E30EEE">
              <w:rPr>
                <w:rFonts w:eastAsia="Times New Roman" w:cs="Times New Roman"/>
                <w:lang w:val="de-DE" w:eastAsia="en-GB"/>
              </w:rPr>
              <w:t>zurück</w:t>
            </w:r>
          </w:p>
        </w:tc>
        <w:tc>
          <w:tcPr>
            <w:tcW w:w="3334" w:type="dxa"/>
          </w:tcPr>
          <w:p w14:paraId="74647336" w14:textId="62EC9A2B" w:rsidR="002708A9" w:rsidRDefault="002708A9" w:rsidP="009D45DE">
            <w:pPr>
              <w:rPr>
                <w:sz w:val="22"/>
                <w:szCs w:val="22"/>
                <w:lang w:val="de-DE"/>
              </w:rPr>
            </w:pPr>
            <w:r>
              <w:rPr>
                <w:sz w:val="22"/>
                <w:szCs w:val="22"/>
                <w:lang w:val="de-DE"/>
              </w:rPr>
              <w:t>GameLogic</w:t>
            </w:r>
          </w:p>
        </w:tc>
        <w:tc>
          <w:tcPr>
            <w:tcW w:w="1572" w:type="dxa"/>
          </w:tcPr>
          <w:p w14:paraId="4CA4E231" w14:textId="38204C07" w:rsidR="002708A9" w:rsidRDefault="002708A9" w:rsidP="009D45DE">
            <w:pPr>
              <w:rPr>
                <w:sz w:val="22"/>
                <w:szCs w:val="22"/>
                <w:lang w:val="de-DE"/>
              </w:rPr>
            </w:pPr>
            <w:r>
              <w:rPr>
                <w:sz w:val="22"/>
                <w:szCs w:val="22"/>
                <w:lang w:val="de-DE"/>
              </w:rPr>
              <w:t xml:space="preserve">Use Case </w:t>
            </w:r>
            <w:r w:rsidR="00E30EEE">
              <w:rPr>
                <w:sz w:val="22"/>
                <w:szCs w:val="22"/>
                <w:lang w:val="de-DE"/>
              </w:rPr>
              <w:t>Übergreifend</w:t>
            </w:r>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Void removePlayers()</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Ruft killPlayers auf den PlayerManager auf</w:t>
            </w:r>
          </w:p>
        </w:tc>
        <w:tc>
          <w:tcPr>
            <w:tcW w:w="3334" w:type="dxa"/>
          </w:tcPr>
          <w:p w14:paraId="079FA8FF" w14:textId="7739F504" w:rsidR="002708A9" w:rsidRDefault="002708A9" w:rsidP="009D45DE">
            <w:pPr>
              <w:rPr>
                <w:sz w:val="22"/>
                <w:szCs w:val="22"/>
                <w:lang w:val="de-DE"/>
              </w:rPr>
            </w:pPr>
            <w:r>
              <w:rPr>
                <w:sz w:val="22"/>
                <w:szCs w:val="22"/>
                <w:lang w:val="de-DE"/>
              </w:rPr>
              <w:t>GameLogic</w:t>
            </w:r>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Void updateBoard()</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Aktualisiert das Board mit den jeweils neuen Positionen der Spieler und Schatten</w:t>
            </w:r>
          </w:p>
        </w:tc>
        <w:tc>
          <w:tcPr>
            <w:tcW w:w="3334" w:type="dxa"/>
          </w:tcPr>
          <w:p w14:paraId="4470D940" w14:textId="7ED9BC4B" w:rsidR="002708A9" w:rsidRDefault="002708A9" w:rsidP="009D45DE">
            <w:pPr>
              <w:rPr>
                <w:sz w:val="22"/>
                <w:szCs w:val="22"/>
                <w:lang w:val="de-DE"/>
              </w:rPr>
            </w:pPr>
            <w:r>
              <w:rPr>
                <w:sz w:val="22"/>
                <w:szCs w:val="22"/>
                <w:lang w:val="de-DE"/>
              </w:rPr>
              <w:t>GameLogic</w:t>
            </w:r>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Void setStartPosition(List&lt;Player&gt;,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r>
              <w:rPr>
                <w:sz w:val="22"/>
                <w:szCs w:val="22"/>
                <w:lang w:val="de-DE"/>
              </w:rPr>
              <w:t>GameLogic</w:t>
            </w:r>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Void remainingTime(int)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updateBoard(List&lt;int[]&gt;) </w:t>
            </w:r>
          </w:p>
        </w:tc>
        <w:tc>
          <w:tcPr>
            <w:tcW w:w="2927" w:type="dxa"/>
          </w:tcPr>
          <w:p w14:paraId="0CCD77BD" w14:textId="280A383C" w:rsidR="002708A9"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Aktualisiert</w:t>
            </w:r>
            <w:r w:rsidR="002708A9">
              <w:rPr>
                <w:rFonts w:eastAsia="Times New Roman" w:cs="Times New Roman"/>
                <w:lang w:val="de-DE" w:eastAsia="en-GB"/>
              </w:rPr>
              <w:t xml:space="preserve"> das Spiel Feld mit den jeweiligen </w:t>
            </w:r>
            <w:r>
              <w:rPr>
                <w:rFonts w:eastAsia="Times New Roman" w:cs="Times New Roman"/>
                <w:lang w:val="de-DE" w:eastAsia="en-GB"/>
              </w:rPr>
              <w:t>Positionen</w:t>
            </w:r>
            <w:r w:rsidR="002708A9">
              <w:rPr>
                <w:rFonts w:eastAsia="Times New Roman" w:cs="Times New Roman"/>
                <w:lang w:val="de-DE" w:eastAsia="en-GB"/>
              </w:rPr>
              <w:t xml:space="preserve"> der </w:t>
            </w:r>
            <w:r>
              <w:rPr>
                <w:rFonts w:eastAsia="Times New Roman" w:cs="Times New Roman"/>
                <w:lang w:val="de-DE" w:eastAsia="en-GB"/>
              </w:rPr>
              <w:t>Motorräder</w:t>
            </w:r>
            <w:r w:rsidR="002708A9">
              <w:rPr>
                <w:rFonts w:eastAsia="Times New Roman" w:cs="Times New Roman"/>
                <w:lang w:val="de-DE" w:eastAsia="en-GB"/>
              </w:rPr>
              <w:t xml:space="preserve"> und Schatten indem es diese einer „Obstacles“ Liste </w:t>
            </w:r>
            <w:r>
              <w:rPr>
                <w:rFonts w:eastAsia="Times New Roman" w:cs="Times New Roman"/>
                <w:lang w:val="de-DE" w:eastAsia="en-GB"/>
              </w:rPr>
              <w:t>anfügt</w:t>
            </w:r>
            <w:r w:rsidR="002708A9">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Board initBoard()</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6CB19E66" w:rsidR="00586ACF" w:rsidRDefault="00586ACF" w:rsidP="009D45DE">
            <w:pPr>
              <w:rPr>
                <w:sz w:val="22"/>
                <w:szCs w:val="22"/>
                <w:lang w:val="de-DE"/>
              </w:rPr>
            </w:pPr>
            <w:r>
              <w:rPr>
                <w:sz w:val="22"/>
                <w:szCs w:val="22"/>
                <w:lang w:val="de-DE"/>
              </w:rPr>
              <w:t xml:space="preserve">Use Case </w:t>
            </w:r>
            <w:r w:rsidR="00E30EEE">
              <w:rPr>
                <w:sz w:val="22"/>
                <w:szCs w:val="22"/>
                <w:lang w:val="de-DE"/>
              </w:rPr>
              <w:t>Übergreifend</w:t>
            </w:r>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updateView(int, Map&lt;Integer, int[][]&gt; </w:t>
            </w:r>
          </w:p>
        </w:tc>
        <w:tc>
          <w:tcPr>
            <w:tcW w:w="2927" w:type="dxa"/>
          </w:tcPr>
          <w:p w14:paraId="7642FD81" w14:textId="7339D370"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Ruft showGameScreen auf den ScreenHandler auf und z</w:t>
            </w:r>
            <w:r>
              <w:rPr>
                <w:rFonts w:eastAsia="Times New Roman" w:cs="Times New Roman"/>
                <w:lang w:val="de-DE" w:eastAsia="en-GB"/>
              </w:rPr>
              <w:t xml:space="preserve">eichnet somit die </w:t>
            </w:r>
            <w:r w:rsidR="00CC1781">
              <w:rPr>
                <w:rFonts w:eastAsia="Times New Roman" w:cs="Times New Roman"/>
                <w:lang w:val="de-DE" w:eastAsia="en-GB"/>
              </w:rPr>
              <w:t>Motorräder</w:t>
            </w:r>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48CF7D83" w:rsidR="00586ACF" w:rsidRDefault="00586ACF" w:rsidP="009D45DE">
            <w:pPr>
              <w:rPr>
                <w:rFonts w:eastAsia="Times New Roman" w:cs="Times New Roman"/>
                <w:lang w:eastAsia="en-GB"/>
              </w:rPr>
            </w:pPr>
            <w:r>
              <w:rPr>
                <w:rFonts w:eastAsia="Times New Roman" w:cs="Times New Roman"/>
                <w:lang w:eastAsia="en-GB"/>
              </w:rPr>
              <w:lastRenderedPageBreak/>
              <w:t>Void updateV</w:t>
            </w:r>
            <w:r w:rsidR="00CC1781">
              <w:rPr>
                <w:rFonts w:eastAsia="Times New Roman" w:cs="Times New Roman"/>
                <w:lang w:eastAsia="en-GB"/>
              </w:rPr>
              <w:t>i</w:t>
            </w:r>
            <w:r>
              <w:rPr>
                <w:rFonts w:eastAsia="Times New Roman" w:cs="Times New Roman"/>
                <w:lang w:eastAsia="en-GB"/>
              </w:rPr>
              <w:t>ew(int,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showLobbyScreens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List&lt;int[]&gt; getObstacles()</w:t>
            </w:r>
          </w:p>
        </w:tc>
        <w:tc>
          <w:tcPr>
            <w:tcW w:w="2927" w:type="dxa"/>
          </w:tcPr>
          <w:p w14:paraId="63AEA889" w14:textId="49DAAE6D"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r w:rsidR="00121893">
              <w:rPr>
                <w:rFonts w:eastAsia="Times New Roman" w:cs="Times New Roman"/>
                <w:lang w:val="de-DE" w:eastAsia="en-GB"/>
              </w:rPr>
              <w:t>zurück</w:t>
            </w:r>
            <w:r>
              <w:rPr>
                <w:rFonts w:eastAsia="Times New Roman" w:cs="Times New Roman"/>
                <w:lang w:val="de-DE" w:eastAsia="en-GB"/>
              </w:rPr>
              <w:t>, an denen sich die „Obstacles“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2EB2FBC3"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r>
              <w:rPr>
                <w:rFonts w:eastAsia="Times New Roman" w:cs="Times New Roman"/>
                <w:lang w:eastAsia="en-GB"/>
              </w:rPr>
              <w:t>Int[] getBoardSize()</w:t>
            </w:r>
          </w:p>
        </w:tc>
        <w:tc>
          <w:tcPr>
            <w:tcW w:w="2927" w:type="dxa"/>
          </w:tcPr>
          <w:p w14:paraId="43FB442A" w14:textId="6DD5B505"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r w:rsidR="00121893">
              <w:rPr>
                <w:rFonts w:eastAsia="Times New Roman" w:cs="Times New Roman"/>
                <w:lang w:val="de-DE" w:eastAsia="en-GB"/>
              </w:rPr>
              <w:t>Größe</w:t>
            </w:r>
            <w:r>
              <w:rPr>
                <w:rFonts w:eastAsia="Times New Roman" w:cs="Times New Roman"/>
                <w:lang w:val="de-DE" w:eastAsia="en-GB"/>
              </w:rPr>
              <w:t xml:space="preserve"> des Spiel Felds </w:t>
            </w:r>
            <w:r w:rsidR="00121893">
              <w:rPr>
                <w:rFonts w:eastAsia="Times New Roman" w:cs="Times New Roman"/>
                <w:lang w:val="de-DE" w:eastAsia="en-GB"/>
              </w:rPr>
              <w:t>zurück</w:t>
            </w:r>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761FC0B8"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Void clearBoard()</w:t>
            </w:r>
          </w:p>
        </w:tc>
        <w:tc>
          <w:tcPr>
            <w:tcW w:w="2927" w:type="dxa"/>
          </w:tcPr>
          <w:p w14:paraId="734549BC" w14:textId="120C8A37"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alles aus der Liste der Obstacles raus und </w:t>
            </w:r>
            <w:r>
              <w:rPr>
                <w:rFonts w:eastAsia="Times New Roman" w:cs="Times New Roman"/>
                <w:lang w:val="de-DE" w:eastAsia="en-GB"/>
              </w:rPr>
              <w:t>räumt</w:t>
            </w:r>
            <w:r w:rsidR="00586ACF">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Void removeObstacles(List&lt;int[]&gt;)</w:t>
            </w:r>
          </w:p>
        </w:tc>
        <w:tc>
          <w:tcPr>
            <w:tcW w:w="2927" w:type="dxa"/>
          </w:tcPr>
          <w:p w14:paraId="7B10F191" w14:textId="722E962E"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die Obstacles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t>Void playerJoin(int)</w:t>
            </w:r>
          </w:p>
        </w:tc>
        <w:tc>
          <w:tcPr>
            <w:tcW w:w="2927" w:type="dxa"/>
          </w:tcPr>
          <w:p w14:paraId="264FCB6B" w14:textId="7514865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r w:rsidR="00121893">
              <w:rPr>
                <w:rFonts w:eastAsia="Times New Roman" w:cs="Times New Roman"/>
                <w:lang w:val="de-DE" w:eastAsia="en-GB"/>
              </w:rPr>
              <w:t>beitritt,</w:t>
            </w:r>
          </w:p>
        </w:tc>
        <w:tc>
          <w:tcPr>
            <w:tcW w:w="3334" w:type="dxa"/>
          </w:tcPr>
          <w:p w14:paraId="5E3B8469" w14:textId="65A5D567" w:rsidR="00586ACF" w:rsidRDefault="00586ACF" w:rsidP="009D45DE">
            <w:pPr>
              <w:rPr>
                <w:sz w:val="22"/>
                <w:szCs w:val="22"/>
                <w:lang w:val="de-DE"/>
              </w:rPr>
            </w:pPr>
            <w:r>
              <w:rPr>
                <w:sz w:val="22"/>
                <w:szCs w:val="22"/>
                <w:lang w:val="de-DE"/>
              </w:rPr>
              <w:t>GameManagerImpl</w:t>
            </w:r>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Void loadLobby()</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Ruft initLobby auf die Lobby auf und zeigt somit den Wartebildschirm an</w:t>
            </w:r>
          </w:p>
        </w:tc>
        <w:tc>
          <w:tcPr>
            <w:tcW w:w="3334" w:type="dxa"/>
          </w:tcPr>
          <w:p w14:paraId="5C66AE2F" w14:textId="71A4AC04" w:rsidR="00586ACF" w:rsidRDefault="00586ACF" w:rsidP="009D45DE">
            <w:pPr>
              <w:rPr>
                <w:sz w:val="22"/>
                <w:szCs w:val="22"/>
                <w:lang w:val="de-DE"/>
              </w:rPr>
            </w:pPr>
            <w:r>
              <w:rPr>
                <w:sz w:val="22"/>
                <w:szCs w:val="22"/>
                <w:lang w:val="de-DE"/>
              </w:rPr>
              <w:t>GameManagerImpl</w:t>
            </w:r>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Bool isReadyToPlay()</w:t>
            </w:r>
          </w:p>
        </w:tc>
        <w:tc>
          <w:tcPr>
            <w:tcW w:w="2927" w:type="dxa"/>
          </w:tcPr>
          <w:p w14:paraId="69BB1E00" w14:textId="2700E49C"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586ACF">
              <w:rPr>
                <w:rFonts w:eastAsia="Times New Roman" w:cs="Times New Roman"/>
                <w:lang w:val="de-DE" w:eastAsia="en-GB"/>
              </w:rPr>
              <w:t xml:space="preserve"> ob die derzeitige Spieler </w:t>
            </w:r>
            <w:r>
              <w:rPr>
                <w:rFonts w:eastAsia="Times New Roman" w:cs="Times New Roman"/>
                <w:lang w:val="de-DE" w:eastAsia="en-GB"/>
              </w:rPr>
              <w:t>Anzahl größer</w:t>
            </w:r>
            <w:r w:rsidR="00586ACF">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r>
              <w:rPr>
                <w:sz w:val="22"/>
                <w:szCs w:val="22"/>
                <w:lang w:val="de-DE"/>
              </w:rPr>
              <w:t>GameManagerImpl</w:t>
            </w:r>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Void startGame()</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r>
              <w:rPr>
                <w:sz w:val="22"/>
                <w:szCs w:val="22"/>
                <w:lang w:val="de-DE"/>
              </w:rPr>
              <w:t>GameManagerImpl</w:t>
            </w:r>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Void updateView(int)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Ruft updateView auf der Lobby auf</w:t>
            </w:r>
          </w:p>
        </w:tc>
        <w:tc>
          <w:tcPr>
            <w:tcW w:w="3334" w:type="dxa"/>
          </w:tcPr>
          <w:p w14:paraId="44BA2781" w14:textId="6B134A10" w:rsidR="00145599" w:rsidRDefault="00145599" w:rsidP="009D45DE">
            <w:pPr>
              <w:rPr>
                <w:sz w:val="22"/>
                <w:szCs w:val="22"/>
                <w:lang w:val="de-DE"/>
              </w:rPr>
            </w:pPr>
            <w:r>
              <w:rPr>
                <w:sz w:val="22"/>
                <w:szCs w:val="22"/>
                <w:lang w:val="de-DE"/>
              </w:rPr>
              <w:t>GameManagerImpl</w:t>
            </w:r>
          </w:p>
        </w:tc>
        <w:tc>
          <w:tcPr>
            <w:tcW w:w="1572" w:type="dxa"/>
          </w:tcPr>
          <w:p w14:paraId="348A5702" w14:textId="35936D66"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Void removePlayers()</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Setzt den currentPlayerCount auf 0 und entfernt die Spieler</w:t>
            </w:r>
          </w:p>
        </w:tc>
        <w:tc>
          <w:tcPr>
            <w:tcW w:w="3334" w:type="dxa"/>
          </w:tcPr>
          <w:p w14:paraId="73A3A550" w14:textId="4626D1E5" w:rsidR="00145599" w:rsidRDefault="00145599" w:rsidP="009D45DE">
            <w:pPr>
              <w:rPr>
                <w:sz w:val="22"/>
                <w:szCs w:val="22"/>
                <w:lang w:val="de-DE"/>
              </w:rPr>
            </w:pPr>
            <w:r>
              <w:rPr>
                <w:sz w:val="22"/>
                <w:szCs w:val="22"/>
                <w:lang w:val="de-DE"/>
              </w:rPr>
              <w:t>GameManagerImpl</w:t>
            </w:r>
          </w:p>
        </w:tc>
        <w:tc>
          <w:tcPr>
            <w:tcW w:w="1572" w:type="dxa"/>
          </w:tcPr>
          <w:p w14:paraId="6809EB31" w14:textId="5D428B2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lastRenderedPageBreak/>
              <w:t>Void endgame()</w:t>
            </w:r>
          </w:p>
        </w:tc>
        <w:tc>
          <w:tcPr>
            <w:tcW w:w="2927" w:type="dxa"/>
          </w:tcPr>
          <w:p w14:paraId="2736DE7D" w14:textId="5D024B8C"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Säubert</w:t>
            </w:r>
            <w:r w:rsidR="00145599">
              <w:rPr>
                <w:rFonts w:eastAsia="Times New Roman" w:cs="Times New Roman"/>
                <w:lang w:val="de-DE" w:eastAsia="en-GB"/>
              </w:rPr>
              <w:t xml:space="preserve"> das Spiel Feld und </w:t>
            </w:r>
            <w:r>
              <w:rPr>
                <w:rFonts w:eastAsia="Times New Roman" w:cs="Times New Roman"/>
                <w:lang w:val="de-DE" w:eastAsia="en-GB"/>
              </w:rPr>
              <w:t>lässt</w:t>
            </w:r>
            <w:r w:rsidR="00145599">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r>
              <w:rPr>
                <w:sz w:val="22"/>
                <w:szCs w:val="22"/>
                <w:lang w:val="de-DE"/>
              </w:rPr>
              <w:t>GameManagerImpl</w:t>
            </w:r>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Void onKeyPress(String)</w:t>
            </w:r>
          </w:p>
        </w:tc>
        <w:tc>
          <w:tcPr>
            <w:tcW w:w="2927" w:type="dxa"/>
          </w:tcPr>
          <w:p w14:paraId="61477B7E" w14:textId="1E87553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r w:rsidR="00121893">
              <w:rPr>
                <w:rFonts w:eastAsia="Times New Roman" w:cs="Times New Roman"/>
                <w:lang w:val="de-DE" w:eastAsia="en-GB"/>
              </w:rPr>
              <w:t>ausgeführt</w:t>
            </w:r>
            <w:r>
              <w:rPr>
                <w:rFonts w:eastAsia="Times New Roman" w:cs="Times New Roman"/>
                <w:lang w:val="de-DE" w:eastAsia="en-GB"/>
              </w:rPr>
              <w:t>, sobald ein Spieler auf eine Taste klickt.</w:t>
            </w:r>
          </w:p>
          <w:p w14:paraId="7A6908C2" w14:textId="05029AA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r w:rsidR="00121893">
              <w:rPr>
                <w:rFonts w:eastAsia="Times New Roman" w:cs="Times New Roman"/>
                <w:lang w:val="de-DE" w:eastAsia="en-GB"/>
              </w:rPr>
              <w:t>Situation</w:t>
            </w:r>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r>
              <w:rPr>
                <w:sz w:val="22"/>
                <w:szCs w:val="22"/>
                <w:lang w:val="de-DE"/>
              </w:rPr>
              <w:t>PlayerInputManagerImpl</w:t>
            </w:r>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154F7DDA" w:rsidR="00145599" w:rsidRDefault="00145599" w:rsidP="009D45DE">
            <w:pPr>
              <w:rPr>
                <w:rFonts w:eastAsia="Times New Roman" w:cs="Times New Roman"/>
                <w:lang w:eastAsia="en-GB"/>
              </w:rPr>
            </w:pPr>
            <w:r>
              <w:rPr>
                <w:rFonts w:eastAsia="Times New Roman" w:cs="Times New Roman"/>
                <w:lang w:eastAsia="en-GB"/>
              </w:rPr>
              <w:t>List&lt;String&gt; getValidKeys()</w:t>
            </w:r>
          </w:p>
        </w:tc>
        <w:tc>
          <w:tcPr>
            <w:tcW w:w="2927" w:type="dxa"/>
          </w:tcPr>
          <w:p w14:paraId="2D7794CA" w14:textId="7CA58F5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r w:rsidR="00121893">
              <w:rPr>
                <w:rFonts w:eastAsia="Times New Roman" w:cs="Times New Roman"/>
                <w:lang w:val="de-DE" w:eastAsia="en-GB"/>
              </w:rPr>
              <w:t>zurück</w:t>
            </w:r>
          </w:p>
        </w:tc>
        <w:tc>
          <w:tcPr>
            <w:tcW w:w="3334" w:type="dxa"/>
          </w:tcPr>
          <w:p w14:paraId="5F93DBBA" w14:textId="7557F8A0" w:rsidR="00145599" w:rsidRDefault="00145599" w:rsidP="009D45DE">
            <w:pPr>
              <w:rPr>
                <w:sz w:val="22"/>
                <w:szCs w:val="22"/>
                <w:lang w:val="de-DE"/>
              </w:rPr>
            </w:pPr>
            <w:r>
              <w:rPr>
                <w:sz w:val="22"/>
                <w:szCs w:val="22"/>
                <w:lang w:val="de-DE"/>
              </w:rPr>
              <w:t>PlayerInputManagerImpl</w:t>
            </w:r>
          </w:p>
        </w:tc>
        <w:tc>
          <w:tcPr>
            <w:tcW w:w="1572" w:type="dxa"/>
          </w:tcPr>
          <w:p w14:paraId="46616050" w14:textId="2CD1F03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Void switchPlayerController()</w:t>
            </w:r>
          </w:p>
        </w:tc>
        <w:tc>
          <w:tcPr>
            <w:tcW w:w="2927" w:type="dxa"/>
          </w:tcPr>
          <w:p w14:paraId="22F91689" w14:textId="7EBC136F"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PlayerController, so, dass es im Wartebildschirm den PlayerController </w:t>
            </w:r>
            <w:r w:rsidR="00121893">
              <w:rPr>
                <w:rFonts w:eastAsia="Times New Roman" w:cs="Times New Roman"/>
                <w:lang w:val="de-DE" w:eastAsia="en-GB"/>
              </w:rPr>
              <w:t>für</w:t>
            </w:r>
            <w:r>
              <w:rPr>
                <w:rFonts w:eastAsia="Times New Roman" w:cs="Times New Roman"/>
                <w:lang w:val="de-DE" w:eastAsia="en-GB"/>
              </w:rPr>
              <w:t xml:space="preserve"> das Spiel Beitreten nutzt und im Spiel dann den PlayerController </w:t>
            </w:r>
            <w:r w:rsidR="00121893">
              <w:rPr>
                <w:rFonts w:eastAsia="Times New Roman" w:cs="Times New Roman"/>
                <w:lang w:val="de-DE" w:eastAsia="en-GB"/>
              </w:rPr>
              <w:t>für</w:t>
            </w:r>
            <w:r>
              <w:rPr>
                <w:rFonts w:eastAsia="Times New Roman" w:cs="Times New Roman"/>
                <w:lang w:val="de-DE" w:eastAsia="en-GB"/>
              </w:rPr>
              <w:t xml:space="preserve"> </w:t>
            </w:r>
            <w:r w:rsidR="00597929">
              <w:rPr>
                <w:rFonts w:eastAsia="Times New Roman" w:cs="Times New Roman"/>
                <w:lang w:val="de-DE" w:eastAsia="en-GB"/>
              </w:rPr>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r>
              <w:rPr>
                <w:sz w:val="22"/>
                <w:szCs w:val="22"/>
                <w:lang w:val="de-DE"/>
              </w:rPr>
              <w:t>PlayerInputManagerImpl</w:t>
            </w:r>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r>
              <w:rPr>
                <w:rFonts w:eastAsia="Times New Roman" w:cs="Times New Roman"/>
                <w:lang w:eastAsia="en-GB"/>
              </w:rPr>
              <w:t>IPlayerController createPlayerController(String)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Erstellt die jeweiligen PlayerController je nach Bedarf</w:t>
            </w:r>
          </w:p>
        </w:tc>
        <w:tc>
          <w:tcPr>
            <w:tcW w:w="3334" w:type="dxa"/>
          </w:tcPr>
          <w:p w14:paraId="38329191" w14:textId="61866A1A" w:rsidR="00145599" w:rsidRDefault="00145599" w:rsidP="009D45DE">
            <w:pPr>
              <w:rPr>
                <w:sz w:val="22"/>
                <w:szCs w:val="22"/>
                <w:lang w:val="de-DE"/>
              </w:rPr>
            </w:pPr>
            <w:r>
              <w:rPr>
                <w:sz w:val="22"/>
                <w:szCs w:val="22"/>
                <w:lang w:val="de-DE"/>
              </w:rPr>
              <w:t>PlayerC</w:t>
            </w:r>
            <w:r w:rsidR="00121893">
              <w:rPr>
                <w:sz w:val="22"/>
                <w:szCs w:val="22"/>
                <w:lang w:val="de-DE"/>
              </w:rPr>
              <w:t>o</w:t>
            </w:r>
            <w:r>
              <w:rPr>
                <w:sz w:val="22"/>
                <w:szCs w:val="22"/>
                <w:lang w:val="de-DE"/>
              </w:rPr>
              <w:t>ntrollerFactory</w:t>
            </w:r>
          </w:p>
        </w:tc>
        <w:tc>
          <w:tcPr>
            <w:tcW w:w="1572" w:type="dxa"/>
          </w:tcPr>
          <w:p w14:paraId="07073B00" w14:textId="536BE702"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Void loadMappings()</w:t>
            </w:r>
          </w:p>
        </w:tc>
        <w:tc>
          <w:tcPr>
            <w:tcW w:w="2927" w:type="dxa"/>
          </w:tcPr>
          <w:p w14:paraId="42E4F2B3" w14:textId="38660109"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Ladet</w:t>
            </w:r>
            <w:r w:rsidR="00145599">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r>
              <w:rPr>
                <w:sz w:val="22"/>
                <w:szCs w:val="22"/>
                <w:lang w:val="de-DE"/>
              </w:rPr>
              <w:t>IPlayerController</w:t>
            </w:r>
          </w:p>
        </w:tc>
        <w:tc>
          <w:tcPr>
            <w:tcW w:w="1572" w:type="dxa"/>
          </w:tcPr>
          <w:p w14:paraId="76777539" w14:textId="6440FFD0"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Int gerDirectionForKey(String)</w:t>
            </w:r>
          </w:p>
        </w:tc>
        <w:tc>
          <w:tcPr>
            <w:tcW w:w="2927" w:type="dxa"/>
          </w:tcPr>
          <w:p w14:paraId="5B163727" w14:textId="1256290A"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r w:rsidR="00121893">
              <w:rPr>
                <w:rFonts w:eastAsia="Times New Roman" w:cs="Times New Roman"/>
                <w:lang w:val="de-DE" w:eastAsia="en-GB"/>
              </w:rPr>
              <w:t>für</w:t>
            </w:r>
            <w:r>
              <w:rPr>
                <w:rFonts w:eastAsia="Times New Roman" w:cs="Times New Roman"/>
                <w:lang w:val="de-DE" w:eastAsia="en-GB"/>
              </w:rPr>
              <w:t xml:space="preserve"> die jeweilige Taste die </w:t>
            </w:r>
            <w:r w:rsidR="00121893">
              <w:rPr>
                <w:rFonts w:eastAsia="Times New Roman" w:cs="Times New Roman"/>
                <w:lang w:val="de-DE" w:eastAsia="en-GB"/>
              </w:rPr>
              <w:t>dazugehörige</w:t>
            </w:r>
            <w:r>
              <w:rPr>
                <w:rFonts w:eastAsia="Times New Roman" w:cs="Times New Roman"/>
                <w:lang w:val="de-DE" w:eastAsia="en-GB"/>
              </w:rPr>
              <w:t xml:space="preserve"> Richtung </w:t>
            </w:r>
            <w:r w:rsidR="00121893">
              <w:rPr>
                <w:rFonts w:eastAsia="Times New Roman" w:cs="Times New Roman"/>
                <w:lang w:val="de-DE" w:eastAsia="en-GB"/>
              </w:rPr>
              <w:t>zurück</w:t>
            </w:r>
          </w:p>
        </w:tc>
        <w:tc>
          <w:tcPr>
            <w:tcW w:w="3334" w:type="dxa"/>
          </w:tcPr>
          <w:p w14:paraId="7E4EB5FF" w14:textId="050967D6" w:rsidR="00145599" w:rsidRDefault="00EF4463" w:rsidP="009D45DE">
            <w:pPr>
              <w:rPr>
                <w:sz w:val="22"/>
                <w:szCs w:val="22"/>
                <w:lang w:val="de-DE"/>
              </w:rPr>
            </w:pPr>
            <w:r>
              <w:rPr>
                <w:sz w:val="22"/>
                <w:szCs w:val="22"/>
                <w:lang w:val="de-DE"/>
              </w:rPr>
              <w:t>PlayerControllerMovementImpl</w:t>
            </w:r>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Int getPlayerForKey(String)</w:t>
            </w:r>
          </w:p>
        </w:tc>
        <w:tc>
          <w:tcPr>
            <w:tcW w:w="2927" w:type="dxa"/>
          </w:tcPr>
          <w:p w14:paraId="7A9ADDE3" w14:textId="469B9DE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PlayerID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tc>
        <w:tc>
          <w:tcPr>
            <w:tcW w:w="3334" w:type="dxa"/>
          </w:tcPr>
          <w:p w14:paraId="223F3817" w14:textId="2C446DAE" w:rsidR="00EF4463" w:rsidRDefault="00EF4463" w:rsidP="009D45DE">
            <w:pPr>
              <w:rPr>
                <w:sz w:val="22"/>
                <w:szCs w:val="22"/>
                <w:lang w:val="de-DE"/>
              </w:rPr>
            </w:pPr>
            <w:r>
              <w:rPr>
                <w:sz w:val="22"/>
                <w:szCs w:val="22"/>
                <w:lang w:val="de-DE"/>
              </w:rPr>
              <w:t>PlayerControllerMovementImpl</w:t>
            </w:r>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Int getPlayerForKey(String)</w:t>
            </w:r>
          </w:p>
        </w:tc>
        <w:tc>
          <w:tcPr>
            <w:tcW w:w="2927" w:type="dxa"/>
          </w:tcPr>
          <w:p w14:paraId="3705528E" w14:textId="0C983804"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PlayerID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r>
              <w:rPr>
                <w:sz w:val="22"/>
                <w:szCs w:val="22"/>
                <w:lang w:val="de-DE"/>
              </w:rPr>
              <w:t>PlayerControllerOnbaordingImpl</w:t>
            </w:r>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lastRenderedPageBreak/>
              <w:t>Int changeToNextScene()</w:t>
            </w:r>
          </w:p>
        </w:tc>
        <w:tc>
          <w:tcPr>
            <w:tcW w:w="2927" w:type="dxa"/>
          </w:tcPr>
          <w:p w14:paraId="18BAF8FF" w14:textId="1060BFF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r w:rsidR="00121893">
              <w:rPr>
                <w:rFonts w:eastAsia="Times New Roman" w:cs="Times New Roman"/>
                <w:lang w:val="de-DE" w:eastAsia="en-GB"/>
              </w:rPr>
              <w:t>nächsten</w:t>
            </w:r>
            <w:r>
              <w:rPr>
                <w:rFonts w:eastAsia="Times New Roman" w:cs="Times New Roman"/>
                <w:lang w:val="de-DE" w:eastAsia="en-GB"/>
              </w:rPr>
              <w:t xml:space="preserve"> Szene, also zum </w:t>
            </w:r>
            <w:r w:rsidR="00121893">
              <w:rPr>
                <w:rFonts w:eastAsia="Times New Roman" w:cs="Times New Roman"/>
                <w:lang w:val="de-DE" w:eastAsia="en-GB"/>
              </w:rPr>
              <w:t>nächsten</w:t>
            </w:r>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r>
              <w:rPr>
                <w:sz w:val="22"/>
                <w:szCs w:val="22"/>
                <w:lang w:val="de-DE"/>
              </w:rPr>
              <w:t>SceneChangerImpl</w:t>
            </w:r>
          </w:p>
        </w:tc>
        <w:tc>
          <w:tcPr>
            <w:tcW w:w="1572" w:type="dxa"/>
          </w:tcPr>
          <w:p w14:paraId="097B49D4" w14:textId="42E396E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Int commitNadChangeToNextScene(int)</w:t>
            </w:r>
          </w:p>
        </w:tc>
        <w:tc>
          <w:tcPr>
            <w:tcW w:w="2927" w:type="dxa"/>
          </w:tcPr>
          <w:p w14:paraId="001A976C" w14:textId="008ABF55"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PlayerCount, welcher vom Spieler im Start Bildschirm angegeben wurde und wechselt zur </w:t>
            </w:r>
            <w:r w:rsidR="00121893">
              <w:rPr>
                <w:rFonts w:eastAsia="Times New Roman" w:cs="Times New Roman"/>
                <w:lang w:val="de-DE" w:eastAsia="en-GB"/>
              </w:rPr>
              <w:t>nächsten</w:t>
            </w:r>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r>
              <w:rPr>
                <w:sz w:val="22"/>
                <w:szCs w:val="22"/>
                <w:lang w:val="de-DE"/>
              </w:rPr>
              <w:t>SceneChangerImpl</w:t>
            </w:r>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Int changeToPreviousScene()</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r>
              <w:rPr>
                <w:sz w:val="22"/>
                <w:szCs w:val="22"/>
                <w:lang w:val="de-DE"/>
              </w:rPr>
              <w:t>SceneChangerImpl</w:t>
            </w:r>
          </w:p>
        </w:tc>
        <w:tc>
          <w:tcPr>
            <w:tcW w:w="1572" w:type="dxa"/>
          </w:tcPr>
          <w:p w14:paraId="7F97AD59" w14:textId="676D3C7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Void registerNextSceneCallback(Runnable)</w:t>
            </w:r>
          </w:p>
        </w:tc>
        <w:tc>
          <w:tcPr>
            <w:tcW w:w="2927" w:type="dxa"/>
          </w:tcPr>
          <w:p w14:paraId="5BF3F611" w14:textId="5B88F6D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w:t>
            </w:r>
            <w:r w:rsidR="00121893">
              <w:rPr>
                <w:rFonts w:eastAsia="Times New Roman" w:cs="Times New Roman"/>
                <w:lang w:val="de-DE" w:eastAsia="en-GB"/>
              </w:rPr>
              <w:t>nächste</w:t>
            </w:r>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r>
              <w:rPr>
                <w:sz w:val="22"/>
                <w:szCs w:val="22"/>
                <w:lang w:val="de-DE"/>
              </w:rPr>
              <w:t>SceneChangerImpl</w:t>
            </w:r>
          </w:p>
        </w:tc>
        <w:tc>
          <w:tcPr>
            <w:tcW w:w="1572" w:type="dxa"/>
          </w:tcPr>
          <w:p w14:paraId="12E51444" w14:textId="4F9FE1A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Void registerPreviousSceneCallback</w:t>
            </w:r>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05D0CF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r>
              <w:rPr>
                <w:sz w:val="22"/>
                <w:szCs w:val="22"/>
                <w:lang w:val="de-DE"/>
              </w:rPr>
              <w:t>SceneChangerImpl</w:t>
            </w:r>
          </w:p>
        </w:tc>
        <w:tc>
          <w:tcPr>
            <w:tcW w:w="1572" w:type="dxa"/>
          </w:tcPr>
          <w:p w14:paraId="556D7E64" w14:textId="7930F5F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Void init()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r>
              <w:rPr>
                <w:sz w:val="22"/>
                <w:szCs w:val="22"/>
                <w:lang w:val="de-DE"/>
              </w:rPr>
              <w:t>SceneChangerImpl</w:t>
            </w:r>
          </w:p>
        </w:tc>
        <w:tc>
          <w:tcPr>
            <w:tcW w:w="1572" w:type="dxa"/>
          </w:tcPr>
          <w:p w14:paraId="66528E15" w14:textId="48927937" w:rsidR="00EF4463" w:rsidRDefault="00597929" w:rsidP="009D45DE">
            <w:pPr>
              <w:rPr>
                <w:sz w:val="22"/>
                <w:szCs w:val="22"/>
                <w:lang w:val="de-DE"/>
              </w:rPr>
            </w:pPr>
            <w:r>
              <w:rPr>
                <w:sz w:val="22"/>
                <w:szCs w:val="22"/>
                <w:lang w:val="de-DE"/>
              </w:rPr>
              <w:t xml:space="preserve">Use Case </w:t>
            </w:r>
            <w:r w:rsidR="00121893">
              <w:rPr>
                <w:sz w:val="22"/>
                <w:szCs w:val="22"/>
                <w:lang w:val="de-DE"/>
              </w:rPr>
              <w:t>Übergreifend</w:t>
            </w:r>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t xml:space="preserve">Void updateTick() </w:t>
            </w:r>
          </w:p>
        </w:tc>
        <w:tc>
          <w:tcPr>
            <w:tcW w:w="2927" w:type="dxa"/>
          </w:tcPr>
          <w:p w14:paraId="7B9D0BF1" w14:textId="5CC166A6" w:rsidR="0059792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Stoppt</w:t>
            </w:r>
            <w:r w:rsidR="00597929">
              <w:rPr>
                <w:rFonts w:eastAsia="Times New Roman" w:cs="Times New Roman"/>
                <w:lang w:val="de-DE" w:eastAsia="en-GB"/>
              </w:rPr>
              <w:t xml:space="preserve"> den Game Timer wenn das Spiel zu ende </w:t>
            </w:r>
            <w:r>
              <w:rPr>
                <w:rFonts w:eastAsia="Times New Roman" w:cs="Times New Roman"/>
                <w:lang w:val="de-DE" w:eastAsia="en-GB"/>
              </w:rPr>
              <w:t>ist</w:t>
            </w:r>
            <w:r w:rsidR="00597929">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r>
              <w:rPr>
                <w:sz w:val="22"/>
                <w:szCs w:val="22"/>
                <w:lang w:val="de-DE"/>
              </w:rPr>
              <w:t>SceneChangerImpl</w:t>
            </w:r>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78F4BF9A" w14:textId="77777777" w:rsidR="00046857" w:rsidRDefault="00046857" w:rsidP="00251190">
      <w:pPr>
        <w:pStyle w:val="Heading1"/>
        <w:rPr>
          <w:lang w:val="de-DE"/>
        </w:rPr>
      </w:pPr>
    </w:p>
    <w:p w14:paraId="7DDC8CC1" w14:textId="77777777" w:rsidR="00046857" w:rsidRDefault="00046857" w:rsidP="00251190">
      <w:pPr>
        <w:pStyle w:val="Heading1"/>
        <w:rPr>
          <w:lang w:val="de-DE"/>
        </w:rPr>
      </w:pPr>
    </w:p>
    <w:p w14:paraId="4D712B45" w14:textId="77777777" w:rsidR="00046857" w:rsidRDefault="00046857" w:rsidP="00251190">
      <w:pPr>
        <w:pStyle w:val="Heading1"/>
        <w:rPr>
          <w:lang w:val="de-DE"/>
        </w:rPr>
      </w:pPr>
    </w:p>
    <w:p w14:paraId="11D6E6BB" w14:textId="7C5E436F" w:rsidR="00046857" w:rsidRDefault="00046857" w:rsidP="00251190">
      <w:pPr>
        <w:pStyle w:val="Heading1"/>
        <w:rPr>
          <w:lang w:val="de-DE"/>
        </w:rPr>
      </w:pPr>
    </w:p>
    <w:p w14:paraId="474DFFAC" w14:textId="16563730" w:rsidR="00046857" w:rsidRDefault="00046857" w:rsidP="00046857">
      <w:pPr>
        <w:pStyle w:val="BodyText"/>
        <w:rPr>
          <w:lang w:val="de-DE"/>
        </w:rPr>
      </w:pPr>
    </w:p>
    <w:p w14:paraId="048FEDC7" w14:textId="77777777" w:rsidR="00046857" w:rsidRPr="00046857" w:rsidRDefault="00046857" w:rsidP="00046857">
      <w:pPr>
        <w:pStyle w:val="BodyText"/>
        <w:rPr>
          <w:lang w:val="de-DE"/>
        </w:rPr>
      </w:pPr>
    </w:p>
    <w:p w14:paraId="67ACC776" w14:textId="3A2E0086" w:rsidR="00E76818" w:rsidRDefault="00CC29B6" w:rsidP="00251190">
      <w:pPr>
        <w:pStyle w:val="Heading1"/>
        <w:rPr>
          <w:lang w:val="de-DE"/>
        </w:rPr>
      </w:pPr>
      <w:r w:rsidRPr="00C8116B">
        <w:rPr>
          <w:lang w:val="de-DE"/>
        </w:rPr>
        <w:lastRenderedPageBreak/>
        <w:t>Bausteinsicht</w:t>
      </w:r>
      <w:bookmarkStart w:id="18" w:name="X5e167288a0c21296dcc8d1936f6d7d1ef5759ba"/>
    </w:p>
    <w:p w14:paraId="6F10768E" w14:textId="75F27D20" w:rsidR="00E76818" w:rsidRDefault="00121893" w:rsidP="00E76818">
      <w:pPr>
        <w:pStyle w:val="Heading2"/>
        <w:rPr>
          <w:lang w:val="de-DE"/>
        </w:rPr>
      </w:pPr>
      <w:r>
        <w:rPr>
          <w:lang w:val="de-DE"/>
        </w:rPr>
        <w:t xml:space="preserve">Komponenten </w:t>
      </w:r>
      <w:r w:rsidR="00473745">
        <w:rPr>
          <w:lang w:val="de-DE"/>
        </w:rPr>
        <w:t>Diagramm:</w:t>
      </w:r>
    </w:p>
    <w:p w14:paraId="712DF3D2" w14:textId="684CABB1" w:rsidR="00E76818" w:rsidRDefault="00473745" w:rsidP="00473745">
      <w:pPr>
        <w:pStyle w:val="BodyText"/>
        <w:rPr>
          <w:lang w:val="de-DE"/>
        </w:rPr>
      </w:pPr>
      <w:r>
        <w:rPr>
          <w:lang w:val="de-DE"/>
        </w:rPr>
        <w:t xml:space="preserve">Dies ist das Komponenten Diagramm, welches die unsere Komponenten auf </w:t>
      </w:r>
      <w:r w:rsidR="00121893">
        <w:rPr>
          <w:lang w:val="de-DE"/>
        </w:rPr>
        <w:t>höchster</w:t>
      </w:r>
      <w:r>
        <w:rPr>
          <w:lang w:val="de-DE"/>
        </w:rPr>
        <w:t xml:space="preserve">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058004B7" w14:textId="61E955A2" w:rsidR="00473745" w:rsidRDefault="00473745" w:rsidP="00473745">
      <w:pPr>
        <w:pStyle w:val="BodyText"/>
        <w:rPr>
          <w:lang w:val="de-DE"/>
        </w:rPr>
      </w:pPr>
    </w:p>
    <w:p w14:paraId="01256A3D" w14:textId="2F290D7E" w:rsidR="00473745" w:rsidRDefault="00473745" w:rsidP="00473745">
      <w:pPr>
        <w:pStyle w:val="BodyText"/>
        <w:rPr>
          <w:lang w:val="de-DE"/>
        </w:rPr>
      </w:pPr>
    </w:p>
    <w:p w14:paraId="4D4CF79D" w14:textId="75127193" w:rsidR="00473745" w:rsidRPr="00473745" w:rsidRDefault="00473745" w:rsidP="00473745">
      <w:pPr>
        <w:pStyle w:val="BodyText"/>
        <w:rPr>
          <w:lang w:val="de-DE"/>
        </w:rPr>
      </w:pPr>
    </w:p>
    <w:p w14:paraId="6A8EBE43" w14:textId="1CECF29C" w:rsidR="00E76818" w:rsidRDefault="00E76818" w:rsidP="00E76818">
      <w:pPr>
        <w:pStyle w:val="Heading2"/>
        <w:rPr>
          <w:lang w:val="de-DE"/>
        </w:rPr>
      </w:pPr>
    </w:p>
    <w:p w14:paraId="2BAE6917" w14:textId="5A75D8F8" w:rsidR="00046857" w:rsidRDefault="00046857" w:rsidP="00046857">
      <w:pPr>
        <w:pStyle w:val="BodyText"/>
        <w:rPr>
          <w:lang w:val="de-DE"/>
        </w:rPr>
      </w:pPr>
      <w:r w:rsidRPr="00046857">
        <w:rPr>
          <w:lang w:val="de-DE"/>
        </w:rPr>
        <w:t xml:space="preserve"> </w:t>
      </w:r>
      <w:r>
        <w:rPr>
          <w:lang w:val="de-DE"/>
        </w:rPr>
        <w:t xml:space="preserve"> </w:t>
      </w:r>
    </w:p>
    <w:p w14:paraId="2C27783D" w14:textId="3EC213D2" w:rsidR="00E76818" w:rsidRPr="00E76818" w:rsidRDefault="00046857" w:rsidP="00E76818">
      <w:pPr>
        <w:pStyle w:val="BodyText"/>
        <w:rPr>
          <w:lang w:val="de-DE"/>
        </w:rPr>
      </w:pPr>
      <w:r>
        <w:rPr>
          <w:lang w:val="de-DE"/>
        </w:rPr>
        <w:lastRenderedPageBreak/>
        <w:t xml:space="preserve">Hier folgen nun die Komponenten Diagramme auf zweiter Ebene: </w:t>
      </w:r>
    </w:p>
    <w:p w14:paraId="46845265" w14:textId="3EE8C503" w:rsidR="00E76818" w:rsidRDefault="00E76818">
      <w:pPr>
        <w:pStyle w:val="Heading2"/>
        <w:rPr>
          <w:lang w:val="de-DE"/>
        </w:rPr>
      </w:pPr>
    </w:p>
    <w:p w14:paraId="575BCA00" w14:textId="274DA9F0" w:rsidR="00E76818" w:rsidRDefault="00046857">
      <w:pPr>
        <w:pStyle w:val="Heading2"/>
        <w:rPr>
          <w:lang w:val="de-DE"/>
        </w:rPr>
      </w:pPr>
      <w:r>
        <w:rPr>
          <w:noProof/>
          <w:lang w:val="de-DE"/>
        </w:rPr>
        <w:drawing>
          <wp:anchor distT="0" distB="0" distL="114300" distR="114300" simplePos="0" relativeHeight="251662336" behindDoc="0" locked="0" layoutInCell="1" allowOverlap="1" wp14:anchorId="02B6FA40" wp14:editId="6E34D201">
            <wp:simplePos x="0" y="0"/>
            <wp:positionH relativeFrom="column">
              <wp:posOffset>-170931</wp:posOffset>
            </wp:positionH>
            <wp:positionV relativeFrom="paragraph">
              <wp:posOffset>210127</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3B968D79" w:rsidR="009224B0" w:rsidRDefault="009224B0" w:rsidP="009224B0">
      <w:pPr>
        <w:pStyle w:val="BodyText"/>
        <w:rPr>
          <w:lang w:val="de-DE"/>
        </w:rPr>
      </w:pPr>
    </w:p>
    <w:p w14:paraId="407ECEBA" w14:textId="0B720214" w:rsidR="009224B0" w:rsidRDefault="009224B0" w:rsidP="009224B0">
      <w:pPr>
        <w:pStyle w:val="BodyText"/>
        <w:rPr>
          <w:lang w:val="de-DE"/>
        </w:rPr>
      </w:pPr>
    </w:p>
    <w:p w14:paraId="76B8EFB0" w14:textId="6C98EB11" w:rsidR="009224B0" w:rsidRDefault="009224B0" w:rsidP="009224B0">
      <w:pPr>
        <w:pStyle w:val="BodyText"/>
        <w:rPr>
          <w:lang w:val="de-DE"/>
        </w:rPr>
      </w:pPr>
    </w:p>
    <w:p w14:paraId="5D7E097B" w14:textId="7A94C130" w:rsidR="009224B0" w:rsidRDefault="009224B0" w:rsidP="009224B0">
      <w:pPr>
        <w:pStyle w:val="BodyText"/>
        <w:rPr>
          <w:lang w:val="de-DE"/>
        </w:rPr>
      </w:pPr>
    </w:p>
    <w:p w14:paraId="48F59AC1" w14:textId="3E0ADD6D" w:rsidR="009224B0" w:rsidRDefault="009224B0" w:rsidP="009224B0">
      <w:pPr>
        <w:pStyle w:val="BodyText"/>
        <w:rPr>
          <w:lang w:val="de-DE"/>
        </w:rPr>
      </w:pPr>
    </w:p>
    <w:p w14:paraId="2BC5589A" w14:textId="33EB43B8" w:rsidR="009224B0" w:rsidRDefault="009224B0" w:rsidP="009224B0">
      <w:pPr>
        <w:pStyle w:val="BodyText"/>
        <w:rPr>
          <w:lang w:val="de-DE"/>
        </w:rPr>
      </w:pPr>
    </w:p>
    <w:p w14:paraId="2143EB2F" w14:textId="41DD83C0" w:rsidR="00473745" w:rsidRDefault="00046857"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591564">
            <wp:simplePos x="0" y="0"/>
            <wp:positionH relativeFrom="column">
              <wp:posOffset>-171507</wp:posOffset>
            </wp:positionH>
            <wp:positionV relativeFrom="paragraph">
              <wp:posOffset>219595</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0E998B16" w:rsidR="00473745" w:rsidRDefault="00473745" w:rsidP="009224B0">
      <w:pPr>
        <w:pStyle w:val="BodyText"/>
        <w:rPr>
          <w:lang w:val="de-DE"/>
        </w:rPr>
      </w:pPr>
    </w:p>
    <w:p w14:paraId="6C1F47D4" w14:textId="42BF3B61" w:rsidR="00473745" w:rsidRDefault="00473745" w:rsidP="009224B0">
      <w:pPr>
        <w:pStyle w:val="BodyText"/>
        <w:rPr>
          <w:lang w:val="de-DE"/>
        </w:rPr>
      </w:pPr>
    </w:p>
    <w:p w14:paraId="1057B6B8" w14:textId="10AFA16D" w:rsidR="00473745" w:rsidRDefault="00473745" w:rsidP="009224B0">
      <w:pPr>
        <w:pStyle w:val="BodyText"/>
        <w:rPr>
          <w:lang w:val="de-DE"/>
        </w:rPr>
      </w:pPr>
    </w:p>
    <w:p w14:paraId="56936A58" w14:textId="6E4C580F" w:rsidR="00473745" w:rsidRDefault="00473745" w:rsidP="009224B0">
      <w:pPr>
        <w:pStyle w:val="BodyText"/>
        <w:rPr>
          <w:lang w:val="de-DE"/>
        </w:rPr>
      </w:pPr>
    </w:p>
    <w:p w14:paraId="36E02B66" w14:textId="74C06EFC"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356C2B1" w:rsidR="00473745" w:rsidRDefault="00473745" w:rsidP="009224B0">
      <w:pPr>
        <w:pStyle w:val="BodyText"/>
        <w:rPr>
          <w:lang w:val="de-DE"/>
        </w:rPr>
      </w:pPr>
    </w:p>
    <w:p w14:paraId="611B8010" w14:textId="27833535" w:rsidR="00473745" w:rsidRDefault="00473745" w:rsidP="009224B0">
      <w:pPr>
        <w:pStyle w:val="BodyText"/>
        <w:rPr>
          <w:lang w:val="de-DE"/>
        </w:rPr>
      </w:pPr>
    </w:p>
    <w:p w14:paraId="417CE02E" w14:textId="11D76B90" w:rsidR="00473745" w:rsidRDefault="00473745" w:rsidP="009224B0">
      <w:pPr>
        <w:pStyle w:val="BodyText"/>
        <w:rPr>
          <w:lang w:val="de-DE"/>
        </w:rPr>
      </w:pPr>
    </w:p>
    <w:p w14:paraId="1E663C72" w14:textId="782B4BFA" w:rsidR="00473745" w:rsidRDefault="00473745" w:rsidP="009224B0">
      <w:pPr>
        <w:pStyle w:val="BodyText"/>
        <w:rPr>
          <w:lang w:val="de-DE"/>
        </w:rPr>
      </w:pPr>
    </w:p>
    <w:p w14:paraId="7F52A8B3" w14:textId="2B1720CA" w:rsidR="00473745" w:rsidRDefault="00473745" w:rsidP="009224B0">
      <w:pPr>
        <w:pStyle w:val="BodyText"/>
        <w:rPr>
          <w:lang w:val="de-DE"/>
        </w:rPr>
      </w:pPr>
    </w:p>
    <w:p w14:paraId="3914E970" w14:textId="4359483A" w:rsidR="00473745" w:rsidRDefault="00473745" w:rsidP="009224B0">
      <w:pPr>
        <w:pStyle w:val="BodyText"/>
        <w:rPr>
          <w:lang w:val="de-DE"/>
        </w:rPr>
      </w:pPr>
    </w:p>
    <w:p w14:paraId="72F0BCC1" w14:textId="300EA218" w:rsidR="00473745" w:rsidRDefault="00046857" w:rsidP="009224B0">
      <w:pPr>
        <w:pStyle w:val="BodyText"/>
        <w:rPr>
          <w:lang w:val="de-DE"/>
        </w:rPr>
      </w:pPr>
      <w:r>
        <w:rPr>
          <w:noProof/>
          <w:lang w:val="de-DE"/>
        </w:rPr>
        <w:drawing>
          <wp:anchor distT="0" distB="0" distL="114300" distR="114300" simplePos="0" relativeHeight="251665408" behindDoc="0" locked="0" layoutInCell="1" allowOverlap="1" wp14:anchorId="58779AD9" wp14:editId="05BBEAE4">
            <wp:simplePos x="0" y="0"/>
            <wp:positionH relativeFrom="column">
              <wp:posOffset>-605790</wp:posOffset>
            </wp:positionH>
            <wp:positionV relativeFrom="paragraph">
              <wp:posOffset>187094</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27523" cy="4983835"/>
                    </a:xfrm>
                    <a:prstGeom prst="rect">
                      <a:avLst/>
                    </a:prstGeom>
                  </pic:spPr>
                </pic:pic>
              </a:graphicData>
            </a:graphic>
            <wp14:sizeRelH relativeFrom="page">
              <wp14:pctWidth>0</wp14:pctWidth>
            </wp14:sizeRelH>
            <wp14:sizeRelV relativeFrom="page">
              <wp14:pctHeight>0</wp14:pctHeight>
            </wp14:sizeRelV>
          </wp:anchor>
        </w:drawing>
      </w: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20A1ADC2" w:rsidR="00473745" w:rsidRDefault="00473745" w:rsidP="009224B0">
      <w:pPr>
        <w:pStyle w:val="BodyText"/>
        <w:rPr>
          <w:lang w:val="de-DE"/>
        </w:rPr>
      </w:pPr>
    </w:p>
    <w:p w14:paraId="7593A35F" w14:textId="3BEF60AF" w:rsidR="00046857" w:rsidRDefault="00046857" w:rsidP="009224B0">
      <w:pPr>
        <w:pStyle w:val="BodyText"/>
        <w:rPr>
          <w:lang w:val="de-DE"/>
        </w:rPr>
      </w:pPr>
    </w:p>
    <w:p w14:paraId="695CE613" w14:textId="2BF35234" w:rsidR="00046857" w:rsidRDefault="00046857" w:rsidP="009224B0">
      <w:pPr>
        <w:pStyle w:val="BodyText"/>
        <w:rPr>
          <w:lang w:val="de-DE"/>
        </w:rPr>
      </w:pPr>
    </w:p>
    <w:p w14:paraId="30A54C90" w14:textId="50770894" w:rsidR="00046857" w:rsidRDefault="00046857" w:rsidP="009224B0">
      <w:pPr>
        <w:pStyle w:val="BodyText"/>
        <w:rPr>
          <w:lang w:val="de-DE"/>
        </w:rPr>
      </w:pPr>
    </w:p>
    <w:p w14:paraId="0190EE8F" w14:textId="50AF1BE6" w:rsidR="00046857" w:rsidRDefault="00046857" w:rsidP="009224B0">
      <w:pPr>
        <w:pStyle w:val="BodyText"/>
        <w:rPr>
          <w:lang w:val="de-DE"/>
        </w:rPr>
      </w:pPr>
    </w:p>
    <w:p w14:paraId="68CE184D" w14:textId="77777777" w:rsidR="00046857" w:rsidRDefault="00046857"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33925602" w:rsidR="000E05BF" w:rsidRDefault="000E05BF" w:rsidP="000E05BF">
      <w:pPr>
        <w:pStyle w:val="BodyText"/>
        <w:tabs>
          <w:tab w:val="left" w:pos="1590"/>
        </w:tabs>
        <w:rPr>
          <w:lang w:val="de-DE"/>
        </w:rPr>
      </w:pPr>
      <w:r>
        <w:rPr>
          <w:lang w:val="de-DE"/>
        </w:rPr>
        <w:tab/>
      </w:r>
    </w:p>
    <w:p w14:paraId="31CAC99D" w14:textId="79A8E3AF" w:rsidR="00473745" w:rsidRDefault="00B30432" w:rsidP="009224B0">
      <w:pPr>
        <w:pStyle w:val="BodyText"/>
        <w:rPr>
          <w:lang w:val="de-DE"/>
        </w:rPr>
      </w:pPr>
      <w:r>
        <w:rPr>
          <w:noProof/>
          <w:lang w:val="de-DE"/>
        </w:rPr>
        <w:drawing>
          <wp:inline distT="0" distB="0" distL="0" distR="0" wp14:anchorId="5F339A72" wp14:editId="4E163682">
            <wp:extent cx="3236495" cy="2829167"/>
            <wp:effectExtent l="0" t="0" r="2540" b="317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9627" cy="2858130"/>
                    </a:xfrm>
                    <a:prstGeom prst="rect">
                      <a:avLst/>
                    </a:prstGeom>
                  </pic:spPr>
                </pic:pic>
              </a:graphicData>
            </a:graphic>
          </wp:inline>
        </w:drawing>
      </w:r>
    </w:p>
    <w:p w14:paraId="0CD079CA" w14:textId="37F86F73" w:rsidR="00473745" w:rsidRDefault="00B30432" w:rsidP="009224B0">
      <w:pPr>
        <w:pStyle w:val="BodyText"/>
        <w:rPr>
          <w:lang w:val="de-DE"/>
        </w:rPr>
      </w:pPr>
      <w:r>
        <w:rPr>
          <w:noProof/>
          <w:lang w:val="de-DE"/>
        </w:rPr>
        <w:drawing>
          <wp:inline distT="0" distB="0" distL="0" distR="0" wp14:anchorId="50D85D00" wp14:editId="2481D8A5">
            <wp:extent cx="4573361" cy="3970421"/>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8727" cy="4044532"/>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4541C483" w:rsidR="00473745" w:rsidRDefault="00473745" w:rsidP="009224B0">
      <w:pPr>
        <w:pStyle w:val="BodyText"/>
        <w:rPr>
          <w:lang w:val="de-DE"/>
        </w:rPr>
      </w:pPr>
    </w:p>
    <w:p w14:paraId="0A6D44F5" w14:textId="071CA8EA" w:rsidR="00473745" w:rsidRDefault="00473745" w:rsidP="009224B0">
      <w:pPr>
        <w:pStyle w:val="BodyText"/>
        <w:rPr>
          <w:lang w:val="de-DE"/>
        </w:rPr>
      </w:pPr>
    </w:p>
    <w:p w14:paraId="67D031BC" w14:textId="418028A9" w:rsidR="00473745" w:rsidRDefault="00B30432" w:rsidP="009224B0">
      <w:pPr>
        <w:pStyle w:val="BodyText"/>
        <w:rPr>
          <w:lang w:val="de-DE"/>
        </w:rPr>
      </w:pPr>
      <w:r>
        <w:rPr>
          <w:noProof/>
          <w:lang w:val="de-DE"/>
        </w:rPr>
        <w:drawing>
          <wp:inline distT="0" distB="0" distL="0" distR="0" wp14:anchorId="6CA4B947" wp14:editId="1DCA5267">
            <wp:extent cx="3477126" cy="3308842"/>
            <wp:effectExtent l="0" t="0" r="3175"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3602" cy="3334037"/>
                    </a:xfrm>
                    <a:prstGeom prst="rect">
                      <a:avLst/>
                    </a:prstGeom>
                  </pic:spPr>
                </pic:pic>
              </a:graphicData>
            </a:graphic>
          </wp:inline>
        </w:drawing>
      </w:r>
    </w:p>
    <w:p w14:paraId="580A5A28" w14:textId="2CEED82B" w:rsidR="00473745" w:rsidRDefault="00B30432" w:rsidP="009224B0">
      <w:pPr>
        <w:pStyle w:val="BodyText"/>
        <w:rPr>
          <w:lang w:val="de-DE"/>
        </w:rPr>
      </w:pPr>
      <w:r>
        <w:rPr>
          <w:noProof/>
          <w:lang w:val="de-DE"/>
        </w:rPr>
        <w:drawing>
          <wp:inline distT="0" distB="0" distL="0" distR="0" wp14:anchorId="61E7A5F0" wp14:editId="0927D157">
            <wp:extent cx="5243605" cy="3104147"/>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5283" cy="3116980"/>
                    </a:xfrm>
                    <a:prstGeom prst="rect">
                      <a:avLst/>
                    </a:prstGeom>
                  </pic:spPr>
                </pic:pic>
              </a:graphicData>
            </a:graphic>
          </wp:inline>
        </w:drawing>
      </w:r>
    </w:p>
    <w:p w14:paraId="2BAC811C" w14:textId="0D95990A" w:rsidR="00473745" w:rsidRDefault="00473745" w:rsidP="009224B0">
      <w:pPr>
        <w:pStyle w:val="BodyText"/>
        <w:rPr>
          <w:lang w:val="de-DE"/>
        </w:rPr>
      </w:pPr>
    </w:p>
    <w:p w14:paraId="3F1CDCB7" w14:textId="7188CBE2" w:rsidR="00EE24F7" w:rsidRDefault="00EE24F7" w:rsidP="009224B0">
      <w:pPr>
        <w:pStyle w:val="BodyText"/>
        <w:rPr>
          <w:lang w:val="de-DE"/>
        </w:rPr>
      </w:pP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9EC757" w:rsidR="00EE24F7" w:rsidRDefault="00B30432" w:rsidP="009224B0">
      <w:pPr>
        <w:pStyle w:val="BodyText"/>
        <w:rPr>
          <w:lang w:val="de-DE"/>
        </w:rPr>
      </w:pPr>
      <w:r>
        <w:rPr>
          <w:noProof/>
          <w:lang w:val="de-DE"/>
        </w:rPr>
        <w:lastRenderedPageBreak/>
        <w:drawing>
          <wp:inline distT="0" distB="0" distL="0" distR="0" wp14:anchorId="78522F44" wp14:editId="0FD3FDA8">
            <wp:extent cx="4584032" cy="3120178"/>
            <wp:effectExtent l="0" t="0" r="127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2848" cy="3139792"/>
                    </a:xfrm>
                    <a:prstGeom prst="rect">
                      <a:avLst/>
                    </a:prstGeom>
                  </pic:spPr>
                </pic:pic>
              </a:graphicData>
            </a:graphic>
          </wp:inline>
        </w:drawing>
      </w:r>
    </w:p>
    <w:p w14:paraId="1023EFCF" w14:textId="03855743" w:rsidR="00EE24F7" w:rsidRDefault="00EE24F7" w:rsidP="009224B0">
      <w:pPr>
        <w:pStyle w:val="BodyText"/>
        <w:rPr>
          <w:lang w:val="de-DE"/>
        </w:rPr>
      </w:pPr>
    </w:p>
    <w:p w14:paraId="7D414F29" w14:textId="685E9860" w:rsidR="00EE24F7" w:rsidRDefault="00B30432" w:rsidP="009224B0">
      <w:pPr>
        <w:pStyle w:val="BodyText"/>
        <w:rPr>
          <w:lang w:val="de-DE"/>
        </w:rPr>
      </w:pPr>
      <w:r>
        <w:rPr>
          <w:noProof/>
          <w:lang w:val="de-DE"/>
        </w:rPr>
        <w:drawing>
          <wp:inline distT="0" distB="0" distL="0" distR="0" wp14:anchorId="10088161" wp14:editId="62DAF791">
            <wp:extent cx="4523562" cy="4023360"/>
            <wp:effectExtent l="0" t="0" r="0" b="254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9189" cy="4072836"/>
                    </a:xfrm>
                    <a:prstGeom prst="rect">
                      <a:avLst/>
                    </a:prstGeom>
                  </pic:spPr>
                </pic:pic>
              </a:graphicData>
            </a:graphic>
          </wp:inline>
        </w:drawing>
      </w:r>
    </w:p>
    <w:p w14:paraId="36FA2CC4" w14:textId="716A48CD" w:rsidR="00B30432" w:rsidRDefault="00B30432" w:rsidP="009224B0">
      <w:pPr>
        <w:pStyle w:val="BodyText"/>
        <w:rPr>
          <w:lang w:val="de-DE"/>
        </w:rPr>
      </w:pPr>
    </w:p>
    <w:p w14:paraId="1577D271" w14:textId="30D0F72B" w:rsidR="00B30432" w:rsidRDefault="00B30432" w:rsidP="009224B0">
      <w:pPr>
        <w:pStyle w:val="BodyText"/>
        <w:rPr>
          <w:lang w:val="de-DE"/>
        </w:rPr>
      </w:pPr>
    </w:p>
    <w:p w14:paraId="5BA6F659" w14:textId="45D703C7" w:rsidR="00B30432" w:rsidRDefault="00B30432" w:rsidP="009224B0">
      <w:pPr>
        <w:pStyle w:val="BodyText"/>
        <w:rPr>
          <w:lang w:val="de-DE"/>
        </w:rPr>
      </w:pPr>
    </w:p>
    <w:p w14:paraId="1EA4CF08" w14:textId="3D8175FE" w:rsidR="00B30432" w:rsidRDefault="000E3540" w:rsidP="009224B0">
      <w:pPr>
        <w:pStyle w:val="BodyText"/>
        <w:rPr>
          <w:lang w:val="de-DE"/>
        </w:rPr>
      </w:pPr>
      <w:r>
        <w:rPr>
          <w:noProof/>
          <w:lang w:val="de-DE"/>
        </w:rPr>
        <w:drawing>
          <wp:inline distT="0" distB="0" distL="0" distR="0" wp14:anchorId="2A986BDD" wp14:editId="2644D611">
            <wp:extent cx="5943600" cy="3996690"/>
            <wp:effectExtent l="0" t="0" r="0" b="381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2FF52EB3" w14:textId="6C0D675C" w:rsidR="00B30432" w:rsidRDefault="00B30432" w:rsidP="009224B0">
      <w:pPr>
        <w:pStyle w:val="BodyText"/>
        <w:rPr>
          <w:lang w:val="de-DE"/>
        </w:rPr>
      </w:pPr>
    </w:p>
    <w:p w14:paraId="5943288F" w14:textId="15F9BFEB" w:rsidR="00B30432" w:rsidRDefault="00B30432" w:rsidP="009224B0">
      <w:pPr>
        <w:pStyle w:val="BodyText"/>
        <w:rPr>
          <w:lang w:val="de-DE"/>
        </w:rPr>
      </w:pPr>
      <w:r>
        <w:rPr>
          <w:noProof/>
          <w:lang w:val="de-DE"/>
        </w:rPr>
        <w:drawing>
          <wp:inline distT="0" distB="0" distL="0" distR="0" wp14:anchorId="29444C0D" wp14:editId="26EC0396">
            <wp:extent cx="6562393" cy="30358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7114" cy="3047244"/>
                    </a:xfrm>
                    <a:prstGeom prst="rect">
                      <a:avLst/>
                    </a:prstGeom>
                  </pic:spPr>
                </pic:pic>
              </a:graphicData>
            </a:graphic>
          </wp:inline>
        </w:drawing>
      </w:r>
    </w:p>
    <w:p w14:paraId="129025D9" w14:textId="3F08A5DD" w:rsidR="00B30432" w:rsidRDefault="00B30432" w:rsidP="009224B0">
      <w:pPr>
        <w:pStyle w:val="BodyText"/>
        <w:rPr>
          <w:lang w:val="de-DE"/>
        </w:rPr>
      </w:pPr>
    </w:p>
    <w:p w14:paraId="49CFDED2" w14:textId="46A4040B" w:rsidR="00B30432" w:rsidRDefault="00B30432" w:rsidP="009224B0">
      <w:pPr>
        <w:pStyle w:val="BodyText"/>
        <w:rPr>
          <w:lang w:val="de-DE"/>
        </w:rPr>
      </w:pPr>
    </w:p>
    <w:p w14:paraId="1D3BE71A" w14:textId="1E1D8067" w:rsidR="00B30432" w:rsidRDefault="00B30432" w:rsidP="009224B0">
      <w:pPr>
        <w:pStyle w:val="BodyText"/>
        <w:rPr>
          <w:lang w:val="de-DE"/>
        </w:rPr>
      </w:pPr>
    </w:p>
    <w:p w14:paraId="6CD3AC7B" w14:textId="0B708D2F" w:rsidR="00B30432" w:rsidRDefault="00B30432" w:rsidP="009224B0">
      <w:pPr>
        <w:pStyle w:val="BodyText"/>
        <w:rPr>
          <w:lang w:val="de-DE"/>
        </w:rPr>
      </w:pPr>
      <w:r>
        <w:rPr>
          <w:noProof/>
          <w:lang w:val="de-DE"/>
        </w:rPr>
        <w:drawing>
          <wp:inline distT="0" distB="0" distL="0" distR="0" wp14:anchorId="77E50855" wp14:editId="6E155A11">
            <wp:extent cx="4523232" cy="3833149"/>
            <wp:effectExtent l="0" t="0" r="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2679" cy="3849629"/>
                    </a:xfrm>
                    <a:prstGeom prst="rect">
                      <a:avLst/>
                    </a:prstGeom>
                  </pic:spPr>
                </pic:pic>
              </a:graphicData>
            </a:graphic>
          </wp:inline>
        </w:drawing>
      </w:r>
    </w:p>
    <w:p w14:paraId="2C5275D5" w14:textId="727F2BC4" w:rsidR="00B30432" w:rsidRDefault="00B30432" w:rsidP="009224B0">
      <w:pPr>
        <w:pStyle w:val="BodyText"/>
        <w:rPr>
          <w:lang w:val="de-DE"/>
        </w:rPr>
      </w:pPr>
    </w:p>
    <w:p w14:paraId="13BEF1AC" w14:textId="1F4A0384" w:rsidR="00B30432" w:rsidRDefault="00B30432" w:rsidP="009224B0">
      <w:pPr>
        <w:pStyle w:val="BodyText"/>
        <w:rPr>
          <w:lang w:val="de-DE"/>
        </w:rPr>
      </w:pPr>
    </w:p>
    <w:p w14:paraId="7575A2FC" w14:textId="33440CDD" w:rsidR="00B30432" w:rsidRDefault="00B30432" w:rsidP="009224B0">
      <w:pPr>
        <w:pStyle w:val="BodyText"/>
        <w:rPr>
          <w:lang w:val="de-DE"/>
        </w:rPr>
      </w:pPr>
      <w:r>
        <w:rPr>
          <w:noProof/>
          <w:lang w:val="de-DE"/>
        </w:rPr>
        <w:drawing>
          <wp:inline distT="0" distB="0" distL="0" distR="0" wp14:anchorId="54AE4104" wp14:editId="0584B380">
            <wp:extent cx="4069080" cy="3018336"/>
            <wp:effectExtent l="0" t="0" r="0" b="444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7573" cy="3032054"/>
                    </a:xfrm>
                    <a:prstGeom prst="rect">
                      <a:avLst/>
                    </a:prstGeom>
                  </pic:spPr>
                </pic:pic>
              </a:graphicData>
            </a:graphic>
          </wp:inline>
        </w:drawing>
      </w:r>
    </w:p>
    <w:p w14:paraId="751B2526" w14:textId="2D6D246F" w:rsidR="00B30432" w:rsidRDefault="00B30432" w:rsidP="009224B0">
      <w:pPr>
        <w:pStyle w:val="BodyText"/>
        <w:rPr>
          <w:lang w:val="de-DE"/>
        </w:rPr>
      </w:pPr>
    </w:p>
    <w:p w14:paraId="361DD990" w14:textId="086EACDF" w:rsidR="00825C99" w:rsidRDefault="00CC29B6" w:rsidP="00EE24F7">
      <w:pPr>
        <w:pStyle w:val="Heading1"/>
        <w:rPr>
          <w:lang w:val="de-DE"/>
        </w:rPr>
      </w:pPr>
      <w:bookmarkStart w:id="19" w:name="section-runtime-view"/>
      <w:bookmarkEnd w:id="17"/>
      <w:bookmarkEnd w:id="18"/>
      <w:r w:rsidRPr="00C8116B">
        <w:rPr>
          <w:lang w:val="de-DE"/>
        </w:rPr>
        <w:t>Laufzeitsicht</w:t>
      </w:r>
      <w:bookmarkStart w:id="20" w:name="Xc82387836e2780988745a8c73cc2c3f9f717023"/>
    </w:p>
    <w:p w14:paraId="24F16E3B" w14:textId="3AC24907" w:rsidR="00EE24F7" w:rsidRDefault="00EE24F7" w:rsidP="00EE24F7">
      <w:pPr>
        <w:pStyle w:val="BodyText"/>
        <w:rPr>
          <w:lang w:val="de-DE"/>
        </w:rPr>
      </w:pPr>
      <w:r>
        <w:rPr>
          <w:lang w:val="de-DE"/>
        </w:rPr>
        <w:t xml:space="preserve">In diesem </w:t>
      </w:r>
      <w:r w:rsidR="00CC1781">
        <w:rPr>
          <w:lang w:val="de-DE"/>
        </w:rPr>
        <w:t>Kapitel</w:t>
      </w:r>
      <w:r>
        <w:rPr>
          <w:lang w:val="de-DE"/>
        </w:rPr>
        <w:t xml:space="preserve"> beschreiben wir, was in der Tron Standalone </w:t>
      </w:r>
      <w:r w:rsidR="00CC1781">
        <w:rPr>
          <w:lang w:val="de-DE"/>
        </w:rPr>
        <w:t>Applikation</w:t>
      </w:r>
      <w:r>
        <w:rPr>
          <w:lang w:val="de-DE"/>
        </w:rPr>
        <w:t xml:space="preserve"> </w:t>
      </w:r>
      <w:r w:rsidR="00CC1781">
        <w:rPr>
          <w:lang w:val="de-DE"/>
        </w:rPr>
        <w:t>während</w:t>
      </w:r>
      <w:r>
        <w:rPr>
          <w:lang w:val="de-DE"/>
        </w:rPr>
        <w:t xml:space="preserve"> der </w:t>
      </w:r>
      <w:r w:rsidR="00CC1781">
        <w:rPr>
          <w:lang w:val="de-DE"/>
        </w:rPr>
        <w:t>Laufzeit</w:t>
      </w:r>
      <w:r>
        <w:rPr>
          <w:lang w:val="de-DE"/>
        </w:rPr>
        <w:t xml:space="preserve"> passiert. </w:t>
      </w:r>
      <w:r w:rsidR="00121893">
        <w:rPr>
          <w:lang w:val="de-DE"/>
        </w:rPr>
        <w:t>Die Beschreibung erfolgt mittels Sequenzdiagrammen.</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ersten Ebene: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lastRenderedPageBreak/>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lastRenderedPageBreak/>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366D0063" w14:textId="77777777" w:rsidR="00EE24F7" w:rsidRDefault="00EE24F7" w:rsidP="00EE24F7">
      <w:pPr>
        <w:pStyle w:val="BodyText"/>
        <w:rPr>
          <w:lang w:val="de-DE"/>
        </w:rPr>
      </w:pPr>
      <w:r>
        <w:rPr>
          <w:lang w:val="de-DE"/>
        </w:rPr>
        <w:t xml:space="preserve">Sequenzdiagramme der zweiten Ebene: </w:t>
      </w:r>
    </w:p>
    <w:p w14:paraId="1F561D1F" w14:textId="77777777" w:rsidR="00EE24F7" w:rsidRDefault="00EE24F7" w:rsidP="00EE24F7">
      <w:pPr>
        <w:pStyle w:val="BodyText"/>
        <w:rPr>
          <w:lang w:val="de-DE"/>
        </w:rPr>
      </w:pPr>
    </w:p>
    <w:p w14:paraId="10D8B3AD" w14:textId="54FFBB2B" w:rsidR="00EE24F7" w:rsidRDefault="00AB1357" w:rsidP="00EE24F7">
      <w:pPr>
        <w:pStyle w:val="BodyText"/>
        <w:rPr>
          <w:lang w:val="de-DE"/>
        </w:rPr>
      </w:pPr>
      <w:r>
        <w:rPr>
          <w:noProof/>
          <w:lang w:val="de-DE"/>
        </w:rPr>
        <w:lastRenderedPageBreak/>
        <w:drawing>
          <wp:inline distT="0" distB="0" distL="0" distR="0" wp14:anchorId="71BC3D88" wp14:editId="2F18871E">
            <wp:extent cx="4381500" cy="2692400"/>
            <wp:effectExtent l="0" t="0" r="0" b="0"/>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lastRenderedPageBreak/>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lastRenderedPageBreak/>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5D87E4A6" w14:textId="31412039" w:rsidR="00825C99" w:rsidRDefault="00CC29B6">
      <w:pPr>
        <w:pStyle w:val="Heading1"/>
        <w:rPr>
          <w:lang w:val="de-DE"/>
        </w:rPr>
      </w:pPr>
      <w:bookmarkStart w:id="21" w:name="section-design-decisions"/>
      <w:bookmarkEnd w:id="19"/>
      <w:bookmarkEnd w:id="20"/>
      <w:r w:rsidRPr="00C8116B">
        <w:rPr>
          <w:lang w:val="de-DE"/>
        </w:rPr>
        <w:lastRenderedPageBreak/>
        <w:t>Architekturentscheidungen</w:t>
      </w:r>
    </w:p>
    <w:p w14:paraId="5EB52670" w14:textId="47F8A8CA" w:rsidR="00825C99" w:rsidRDefault="00CC1781">
      <w:pPr>
        <w:pStyle w:val="BodyText"/>
        <w:rPr>
          <w:lang w:val="de-DE"/>
        </w:rPr>
      </w:pPr>
      <w:r>
        <w:rPr>
          <w:lang w:val="de-DE"/>
        </w:rPr>
        <w:t>Für</w:t>
      </w:r>
      <w:r w:rsidR="00046857">
        <w:rPr>
          <w:lang w:val="de-DE"/>
        </w:rPr>
        <w:t xml:space="preserve"> die Architektur in unserer Tron Applikation haben wir uns </w:t>
      </w:r>
      <w:r>
        <w:rPr>
          <w:lang w:val="de-DE"/>
        </w:rPr>
        <w:t>für</w:t>
      </w:r>
      <w:r w:rsidR="00046857">
        <w:rPr>
          <w:lang w:val="de-DE"/>
        </w:rPr>
        <w:t xml:space="preserve"> die </w:t>
      </w:r>
      <w:r w:rsidR="00046857" w:rsidRPr="00CC1781">
        <w:rPr>
          <w:b/>
          <w:bCs/>
          <w:lang w:val="de-DE"/>
        </w:rPr>
        <w:t>MVC-Architektur</w:t>
      </w:r>
      <w:r w:rsidR="00046857">
        <w:rPr>
          <w:lang w:val="de-DE"/>
        </w:rPr>
        <w:t xml:space="preserve"> (Model-View-Controller) entschieden. Wir haben uns </w:t>
      </w:r>
      <w:r>
        <w:rPr>
          <w:lang w:val="de-DE"/>
        </w:rPr>
        <w:t>für</w:t>
      </w:r>
      <w:r w:rsidR="00046857">
        <w:rPr>
          <w:lang w:val="de-DE"/>
        </w:rPr>
        <w:t xml:space="preserve"> diese Architektur entschieden, da es </w:t>
      </w:r>
      <w:r>
        <w:rPr>
          <w:lang w:val="de-DE"/>
        </w:rPr>
        <w:t>die Wiederverwendung</w:t>
      </w:r>
      <w:r w:rsidR="00046857">
        <w:rPr>
          <w:lang w:val="de-DE"/>
        </w:rPr>
        <w:t xml:space="preserve"> von Code vereinfacht, indem es klar definiert, wie die jeweiligen Komponenten der Tron Applikation interagieren. Außerdem </w:t>
      </w:r>
      <w:r>
        <w:rPr>
          <w:lang w:val="de-DE"/>
        </w:rPr>
        <w:t>können</w:t>
      </w:r>
      <w:r w:rsidR="00046857">
        <w:rPr>
          <w:lang w:val="de-DE"/>
        </w:rPr>
        <w:t xml:space="preserve">, nach einer guten Definition von Schnittstellen, diese Komponenten </w:t>
      </w:r>
      <w:r>
        <w:rPr>
          <w:lang w:val="de-DE"/>
        </w:rPr>
        <w:t>unabhängig</w:t>
      </w:r>
      <w:r w:rsidR="00046857">
        <w:rPr>
          <w:lang w:val="de-DE"/>
        </w:rPr>
        <w:t xml:space="preserve"> </w:t>
      </w:r>
      <w:r>
        <w:rPr>
          <w:lang w:val="de-DE"/>
        </w:rPr>
        <w:t>voneinander</w:t>
      </w:r>
      <w:r w:rsidR="00046857">
        <w:rPr>
          <w:lang w:val="de-DE"/>
        </w:rPr>
        <w:t xml:space="preserve"> entwickelt werden, so dass es die Verteilung im Team erleichtert.  </w:t>
      </w:r>
      <w:bookmarkStart w:id="22" w:name="section-technical-risks"/>
      <w:bookmarkEnd w:id="21"/>
    </w:p>
    <w:p w14:paraId="52371C98" w14:textId="7690A5AD" w:rsidR="00E04A1E" w:rsidRPr="00C8116B" w:rsidRDefault="00675D70" w:rsidP="00675D70">
      <w:pPr>
        <w:pStyle w:val="BodyText"/>
        <w:rPr>
          <w:lang w:val="de-DE"/>
        </w:rPr>
      </w:pPr>
      <w:r>
        <w:rPr>
          <w:lang w:val="de-DE"/>
        </w:rPr>
        <w:t xml:space="preserve">Zwischen den Model-View-Controller Komponenten haben wir keine eigens entwickelte Datentypen übergeben, sondern haben an den jeweiligen Schnittstellen immer mit Java Datentypen wie Strings, Integern, Maps gearbeitet. Außerdem haben wir auch alle Exceptions direkt in </w:t>
      </w:r>
      <w:r w:rsidR="00121893">
        <w:rPr>
          <w:lang w:val="de-DE"/>
        </w:rPr>
        <w:t>derselben</w:t>
      </w:r>
      <w:r>
        <w:rPr>
          <w:lang w:val="de-DE"/>
        </w:rPr>
        <w:t xml:space="preserve"> Komponente behandelt. Dies haben wir gemacht, um den Traffic zwischen den Komponenten zu reduzieren. </w:t>
      </w:r>
      <w:bookmarkEnd w:id="22"/>
    </w:p>
    <w:sectPr w:rsidR="00E04A1E" w:rsidRPr="00C8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BE6F6" w14:textId="77777777" w:rsidR="00AA60A3" w:rsidRDefault="00AA60A3">
      <w:pPr>
        <w:spacing w:after="0"/>
      </w:pPr>
      <w:r>
        <w:separator/>
      </w:r>
    </w:p>
  </w:endnote>
  <w:endnote w:type="continuationSeparator" w:id="0">
    <w:p w14:paraId="7CF5F0F3" w14:textId="77777777" w:rsidR="00AA60A3" w:rsidRDefault="00AA60A3">
      <w:pPr>
        <w:spacing w:after="0"/>
      </w:pPr>
      <w:r>
        <w:continuationSeparator/>
      </w:r>
    </w:p>
  </w:endnote>
  <w:endnote w:type="continuationNotice" w:id="1">
    <w:p w14:paraId="0E52324D" w14:textId="77777777" w:rsidR="00AA60A3" w:rsidRDefault="00AA60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E00A" w14:textId="77777777" w:rsidR="00AA60A3" w:rsidRDefault="00AA60A3">
      <w:r>
        <w:separator/>
      </w:r>
    </w:p>
  </w:footnote>
  <w:footnote w:type="continuationSeparator" w:id="0">
    <w:p w14:paraId="56E76F0A" w14:textId="77777777" w:rsidR="00AA60A3" w:rsidRDefault="00AA60A3">
      <w:r>
        <w:continuationSeparator/>
      </w:r>
    </w:p>
  </w:footnote>
  <w:footnote w:type="continuationNotice" w:id="1">
    <w:p w14:paraId="799656BD" w14:textId="77777777" w:rsidR="00AA60A3" w:rsidRDefault="00AA60A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BC6E7A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46857"/>
    <w:rsid w:val="000551F3"/>
    <w:rsid w:val="00075287"/>
    <w:rsid w:val="000C468B"/>
    <w:rsid w:val="000D773E"/>
    <w:rsid w:val="000E05BF"/>
    <w:rsid w:val="000E3540"/>
    <w:rsid w:val="00121893"/>
    <w:rsid w:val="0013286E"/>
    <w:rsid w:val="00145599"/>
    <w:rsid w:val="00164CEE"/>
    <w:rsid w:val="002172E3"/>
    <w:rsid w:val="00246AC7"/>
    <w:rsid w:val="00251190"/>
    <w:rsid w:val="00251F4E"/>
    <w:rsid w:val="002708A9"/>
    <w:rsid w:val="0029609B"/>
    <w:rsid w:val="002A2826"/>
    <w:rsid w:val="002C3BFF"/>
    <w:rsid w:val="00300307"/>
    <w:rsid w:val="00303B0B"/>
    <w:rsid w:val="00310CB5"/>
    <w:rsid w:val="00325168"/>
    <w:rsid w:val="0034278D"/>
    <w:rsid w:val="00367A22"/>
    <w:rsid w:val="003A74CE"/>
    <w:rsid w:val="003B58B2"/>
    <w:rsid w:val="00473745"/>
    <w:rsid w:val="005133C3"/>
    <w:rsid w:val="00586ACF"/>
    <w:rsid w:val="00597929"/>
    <w:rsid w:val="00614950"/>
    <w:rsid w:val="00635AE5"/>
    <w:rsid w:val="00642859"/>
    <w:rsid w:val="00675D70"/>
    <w:rsid w:val="006922DD"/>
    <w:rsid w:val="006C17E0"/>
    <w:rsid w:val="006F5088"/>
    <w:rsid w:val="00722D56"/>
    <w:rsid w:val="007260D3"/>
    <w:rsid w:val="007B322A"/>
    <w:rsid w:val="007D67A1"/>
    <w:rsid w:val="00825C99"/>
    <w:rsid w:val="008278CD"/>
    <w:rsid w:val="00844AA4"/>
    <w:rsid w:val="0086170B"/>
    <w:rsid w:val="00881A7B"/>
    <w:rsid w:val="008B3BFA"/>
    <w:rsid w:val="008E33C4"/>
    <w:rsid w:val="008E3FBD"/>
    <w:rsid w:val="009001D5"/>
    <w:rsid w:val="0090069B"/>
    <w:rsid w:val="00900AF3"/>
    <w:rsid w:val="009224B0"/>
    <w:rsid w:val="009439EB"/>
    <w:rsid w:val="00972E48"/>
    <w:rsid w:val="00996C5C"/>
    <w:rsid w:val="009C5090"/>
    <w:rsid w:val="009D45DE"/>
    <w:rsid w:val="009D543C"/>
    <w:rsid w:val="009F7103"/>
    <w:rsid w:val="00A172DA"/>
    <w:rsid w:val="00A57EAD"/>
    <w:rsid w:val="00A63AAB"/>
    <w:rsid w:val="00A80D05"/>
    <w:rsid w:val="00A93EC0"/>
    <w:rsid w:val="00A94882"/>
    <w:rsid w:val="00AA60A3"/>
    <w:rsid w:val="00AB057D"/>
    <w:rsid w:val="00AB1357"/>
    <w:rsid w:val="00AC67A5"/>
    <w:rsid w:val="00AE0157"/>
    <w:rsid w:val="00AE2153"/>
    <w:rsid w:val="00B30432"/>
    <w:rsid w:val="00B36890"/>
    <w:rsid w:val="00BB7659"/>
    <w:rsid w:val="00BE6D5D"/>
    <w:rsid w:val="00C17896"/>
    <w:rsid w:val="00C21FFC"/>
    <w:rsid w:val="00C417CF"/>
    <w:rsid w:val="00C74B59"/>
    <w:rsid w:val="00C74EED"/>
    <w:rsid w:val="00C8116B"/>
    <w:rsid w:val="00CA4F55"/>
    <w:rsid w:val="00CB2BAE"/>
    <w:rsid w:val="00CC1781"/>
    <w:rsid w:val="00CC29B6"/>
    <w:rsid w:val="00D252B8"/>
    <w:rsid w:val="00D440C6"/>
    <w:rsid w:val="00D71B4B"/>
    <w:rsid w:val="00D809C9"/>
    <w:rsid w:val="00DC3E69"/>
    <w:rsid w:val="00DD0EB0"/>
    <w:rsid w:val="00E04A1E"/>
    <w:rsid w:val="00E05404"/>
    <w:rsid w:val="00E30EEE"/>
    <w:rsid w:val="00E542A1"/>
    <w:rsid w:val="00E73FDC"/>
    <w:rsid w:val="00E76818"/>
    <w:rsid w:val="00E772AD"/>
    <w:rsid w:val="00EA4F04"/>
    <w:rsid w:val="00EE24F7"/>
    <w:rsid w:val="00EF4463"/>
    <w:rsid w:val="00F0400B"/>
    <w:rsid w:val="00F04363"/>
    <w:rsid w:val="00F42FE6"/>
    <w:rsid w:val="00FB6CDB"/>
    <w:rsid w:val="00FC48F1"/>
    <w:rsid w:val="00FD196A"/>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 w:id="1806047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mailto:Dominik.martin@haw-hamburg.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Martin.becke@haw-hamburg.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ominik.mueller@haw-hamburg.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Can.heintze@haw-hamburg.d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35</Pages>
  <Words>3372</Words>
  <Characters>19222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16</cp:revision>
  <cp:lastPrinted>2023-01-07T15:40:00Z</cp:lastPrinted>
  <dcterms:created xsi:type="dcterms:W3CDTF">2023-01-07T15:40:00Z</dcterms:created>
  <dcterms:modified xsi:type="dcterms:W3CDTF">2023-01-14T15:58:00Z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